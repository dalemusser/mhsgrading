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n01enpkuf2c" w:id="0"/>
      <w:bookmarkEnd w:id="0"/>
      <w:r w:rsidDel="00000000" w:rsidR="00000000" w:rsidRPr="00000000">
        <w:rPr>
          <w:rtl w:val="0"/>
        </w:rPr>
        <w:t xml:space="preserve">MHS</w:t>
      </w:r>
      <w:r w:rsidDel="00000000" w:rsidR="00000000" w:rsidRPr="00000000">
        <w:rPr>
          <w:rtl w:val="0"/>
        </w:rPr>
        <w:t xml:space="preserve"> 2.0 U3 Narrative Requirements</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Table of Contents</w:t>
      </w:r>
    </w:p>
    <w:p w:rsidR="00000000" w:rsidDel="00000000" w:rsidP="00000000" w:rsidRDefault="00000000" w:rsidRPr="00000000" w14:paraId="00000003">
      <w:pPr>
        <w:rPr>
          <w:b w:val="1"/>
          <w:bCs w:val="1"/>
          <w:u w:val="single"/>
        </w:rPr>
      </w:pPr>
      <w:r w:rsidDel="00000000" w:rsidR="00000000" w:rsidRPr="00000000">
        <w:rPr>
          <w:rtl w:val="0"/>
        </w:rPr>
      </w:r>
    </w:p>
    <w:sdt>
      <w:sdtPr>
        <w:id w:val="-906349417"/>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1n01enpkuf2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MHS 2.0 U3 Narrative Requirements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65yzxenpoj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0: Good Morning, Cadet!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obooi1vg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0.1 - Check in with Toppo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gx7f5c6q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0.2 - Check in with Anderson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81n7thg4a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Establishing a Foothold</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0ac2qbvo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1.1 - Retrieve Tera’s Supplies</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18surwus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1.2 - The Source of the Pollution</w:t>
              <w:tab/>
              <w:t xml:space="preserve">14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h80eokka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1.3 - Constructing an Argument</w:t>
              <w:tab/>
              <w:t xml:space="preserve">19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wtxlxt0u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On the Shoulders of the Ancients</w:t>
              <w:tab/>
              <w:t xml:space="preserve">22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ql1ywhak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2.1 - Take Jasper’s Advice</w:t>
              <w:tab/>
              <w:t xml:space="preserve">23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v2ursl5j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2.2 - Explore the Alien Facility</w:t>
              <w:tab/>
              <w:t xml:space="preserve">25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bbggjrya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2.3 - Plant the Superfruit Seeds</w:t>
              <w:tab/>
              <w:t xml:space="preserve">46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w2metpn53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Tying Up Loose Ends</w:t>
              <w:tab/>
              <w:t xml:space="preserve">48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7kdboy5c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3.1 - Check in with Tera</w:t>
              <w:tab/>
              <w:t xml:space="preserve">48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jkaw3d9u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Dead-Air Conversations</w:t>
              <w:tab/>
              <w:t xml:space="preserve">51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0qkh5znw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1.1, 1.2, 2.1</w:t>
              <w:tab/>
              <w:t xml:space="preserve">51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1hibky13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2.1</w:t>
              <w:tab/>
              <w:t xml:space="preserve">52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kv43vpuf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2.1, 2.3</w:t>
              <w:tab/>
              <w:t xml:space="preserve">53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wqhzi9a4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2.2</w:t>
              <w:tab/>
              <w:t xml:space="preserve">54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zumcuvrt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Glyph Rain Content</w:t>
              <w:tab/>
              <w:t xml:space="preserve">56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ewuvbtx01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Basecamp Content for Unit 3</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b w:val="1"/>
          <w:bCs w:val="1"/>
          <w:u w:val="single"/>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h65yzxenpoj2" w:id="1"/>
      <w:bookmarkEnd w:id="1"/>
      <w:r w:rsidDel="00000000" w:rsidR="00000000" w:rsidRPr="00000000">
        <w:rPr>
          <w:rtl w:val="0"/>
        </w:rPr>
        <w:t xml:space="preserve">Part 0: Good Morning, Cadet!</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F</w:t>
      </w:r>
      <w:r w:rsidDel="00000000" w:rsidR="00000000" w:rsidRPr="00000000">
        <w:rPr>
          <w:rtl w:val="0"/>
        </w:rPr>
        <w:t xml:space="preserve">ADE IN:</w:t>
      </w: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EXT. HOME BASE</w:t>
      </w:r>
    </w:p>
    <w:p w:rsidR="00000000" w:rsidDel="00000000" w:rsidP="00000000" w:rsidRDefault="00000000" w:rsidRPr="00000000" w14:paraId="0000001F">
      <w:pPr>
        <w:rPr>
          <w:b w:val="1"/>
          <w:bCs w:val="1"/>
        </w:rPr>
      </w:pPr>
      <w:r w:rsidDel="00000000" w:rsidR="00000000" w:rsidRPr="00000000">
        <w:rPr>
          <w:rtl w:val="0"/>
        </w:rPr>
      </w:r>
    </w:p>
    <w:bookmarkStart w:colFirst="0" w:colLast="0" w:name="1hpuakqojc2h" w:id="2"/>
    <w:bookmarkEnd w:id="2"/>
    <w:p w:rsidR="00000000" w:rsidDel="00000000" w:rsidP="00000000" w:rsidRDefault="00000000" w:rsidRPr="00000000" w14:paraId="00000020">
      <w:pPr>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p>
    <w:p w:rsidR="00000000" w:rsidDel="00000000" w:rsidP="00000000" w:rsidRDefault="00000000" w:rsidRPr="00000000" w14:paraId="00000021">
      <w:pPr>
        <w:rPr>
          <w:b w:val="1"/>
          <w:bCs w:val="1"/>
        </w:rPr>
      </w:pPr>
      <w:r w:rsidDel="00000000" w:rsidR="00000000" w:rsidRPr="00000000">
        <w:rPr>
          <w:b w:val="1"/>
          <w:bCs w:val="1"/>
          <w:rtl w:val="0"/>
        </w:rPr>
        <w:t xml:space="preserve">TITLE CARD: 107 DAYS TO EARTH CONTACT</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Camera gives an aerial fly-by of the base.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shd w:fill="b6d7a8" w:val="clear"/>
          <w:rtl w:val="0"/>
        </w:rPr>
        <w:t xml:space="preserve">{Audio: Base Camp (U3 - Exploration) BGM begins}</w:t>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The Player steps through the flap of their tiny tent and looks around appraisingly, as the camera then soars away to survey the camp.</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Tents and construction debris litter the ground all around the player–the chaos that is an entire temporary shelter </w:t>
      </w:r>
      <w:r w:rsidDel="00000000" w:rsidR="00000000" w:rsidRPr="00000000">
        <w:rPr>
          <w:rtl w:val="0"/>
        </w:rPr>
        <w:t xml:space="preserve">constructed</w:t>
      </w:r>
      <w:r w:rsidDel="00000000" w:rsidR="00000000" w:rsidRPr="00000000">
        <w:rPr>
          <w:rtl w:val="0"/>
        </w:rPr>
        <w:t xml:space="preserve"> over the last week. The semi-circle of four hexagonal white tents–the individual cadet quarters– are stuffed into the back (North) corner of the not-quite-perfect diamond shape that forms the current footprint of the base. Behind the tents, a dense thicket of what appear to be thick birch trees with yellow/gold hued leaves stand before the ground gives way to a rocky escarpment–perfect natural protection.</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The sound of automated machinery–Anderson’s?--hums in the background in unobtrusive, arcane ways.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Ahead of the player, to the left (East), Toppo’s khaki-colored, Kodiak canvas tent stands with the tent flaps open.</w:t>
      </w:r>
      <w:r w:rsidDel="00000000" w:rsidR="00000000" w:rsidRPr="00000000">
        <w:rPr>
          <w:rtl w:val="0"/>
        </w:rPr>
        <w:t xml:space="preserve"> Beside it, the handful of plastic tables and chairs that form a rudimentary outdoor mess next to what appears to be a domed metal oven. A monitor is set up haphazardly on a post facing the chairs.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To the right (West), </w:t>
      </w:r>
      <w:r w:rsidDel="00000000" w:rsidR="00000000" w:rsidRPr="00000000">
        <w:rPr>
          <w:rtl w:val="0"/>
        </w:rPr>
        <w:t xml:space="preserve">blue tarps are strapped down tight over top of chunky, enormous, geometric shapes that must be the remaining equipment and supplies they have recovered</w:t>
      </w:r>
      <w:r w:rsidDel="00000000" w:rsidR="00000000" w:rsidRPr="00000000">
        <w:rPr>
          <w:rtl w:val="0"/>
        </w:rPr>
        <w:t xml:space="preserve">–but not yet deployed. There must be enough there to construct at least several more buildings…behind them runs the river that flows North-South.</w:t>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In the center of the space, a large, well-constructed stone firepit, at least 5 feet across, stands with several logs pulled up for seats. Though primitive, it feels warm, inviting, clearly a space where the cadets gather in the evening.</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To the front (South), there is an open break in the low fence–essentially “cutting off the corner” of the diamond. Beyond the opening, the land gradually slopes away, dotted with lone shrubs and the occasional copse of trees. </w:t>
      </w:r>
    </w:p>
    <w:p w:rsidR="00000000" w:rsidDel="00000000" w:rsidP="00000000" w:rsidRDefault="00000000" w:rsidRPr="00000000" w14:paraId="00000033">
      <w:pPr>
        <w:rPr/>
      </w:pPr>
      <w:r w:rsidDel="00000000" w:rsidR="00000000" w:rsidRPr="00000000">
        <w:rPr>
          <w:rtl w:val="0"/>
        </w:rPr>
      </w:r>
    </w:p>
    <w:bookmarkStart w:colFirst="0" w:colLast="0" w:name="kix.rw61qthshov0" w:id="3"/>
    <w:bookmarkEnd w:id="3"/>
    <w:p w:rsidR="00000000" w:rsidDel="00000000" w:rsidP="00000000" w:rsidRDefault="00000000" w:rsidRPr="00000000" w14:paraId="00000034">
      <w:pPr>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p>
    <w:p w:rsidR="00000000" w:rsidDel="00000000" w:rsidP="00000000" w:rsidRDefault="00000000" w:rsidRPr="00000000" w14:paraId="00000035">
      <w:pPr>
        <w:rPr>
          <w:b w:val="1"/>
          <w:bCs w:val="1"/>
          <w:shd w:fill="ea9999" w:val="clea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{Audio: Off-key alarm SFX plays from the holo-watch, then clicks off harshly before DANI’s dialogue begins}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b w:val="1"/>
          <w:bCs w:val="1"/>
          <w:u w:val="single"/>
        </w:rPr>
      </w:pPr>
      <w:r w:rsidDel="00000000" w:rsidR="00000000" w:rsidRPr="00000000">
        <w:rPr>
          <w:u w:val="single"/>
          <w:rtl w:val="0"/>
        </w:rPr>
        <w:t xml:space="preserve">DANI</w:t>
      </w:r>
      <w:r w:rsidDel="00000000" w:rsidR="00000000" w:rsidRPr="00000000">
        <w:rPr>
          <w:u w:val="single"/>
          <w:rtl w:val="0"/>
        </w:rPr>
        <w:t xml:space="preserve"> </w:t>
      </w:r>
      <w:r w:rsidDel="00000000" w:rsidR="00000000" w:rsidRPr="00000000">
        <w:rPr>
          <w:b w:val="1"/>
          <w:bCs w:val="1"/>
          <w:u w:val="single"/>
          <w:rtl w:val="0"/>
        </w:rPr>
        <w:t xml:space="preserve">[conversation]</w:t>
      </w:r>
      <w:r w:rsidDel="00000000" w:rsidR="00000000" w:rsidRPr="00000000">
        <w:rPr>
          <w:rtl w:val="0"/>
        </w:rPr>
      </w:r>
    </w:p>
    <w:p w:rsidR="00000000" w:rsidDel="00000000" w:rsidP="00000000" w:rsidRDefault="00000000" w:rsidRPr="00000000" w14:paraId="00000039">
      <w:pPr>
        <w:ind w:left="2160" w:right="2160" w:firstLine="0"/>
        <w:rPr>
          <w:i w:val="1"/>
          <w:iCs w:val="1"/>
        </w:rPr>
      </w:pPr>
      <w:r w:rsidDel="00000000" w:rsidR="00000000" w:rsidRPr="00000000">
        <w:rPr>
          <w:i w:val="1"/>
          <w:iCs w:val="1"/>
          <w:rtl w:val="0"/>
        </w:rPr>
        <w:t xml:space="preserve">Apologies, that was intended to be your morning alarm. I was forced to de-prioritize music playback functionality. </w:t>
      </w:r>
      <w:r w:rsidDel="00000000" w:rsidR="00000000" w:rsidRPr="00000000">
        <w:rPr>
          <w:i w:val="1"/>
          <w:iCs w:val="1"/>
          <w:rtl w:val="0"/>
        </w:rPr>
        <w:t xml:space="preserve">Every byte of memory saved supports our mission.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b w:val="1"/>
          <w:bCs w:val="1"/>
          <w:u w:val="single"/>
        </w:rPr>
      </w:pPr>
      <w:r w:rsidDel="00000000" w:rsidR="00000000" w:rsidRPr="00000000">
        <w:rPr>
          <w:u w:val="single"/>
          <w:rtl w:val="0"/>
        </w:rPr>
        <w:t xml:space="preserve">PLAYER </w:t>
      </w:r>
      <w:r w:rsidDel="00000000" w:rsidR="00000000" w:rsidRPr="00000000">
        <w:rPr>
          <w:b w:val="1"/>
          <w:bCs w:val="1"/>
          <w:u w:val="single"/>
          <w:rtl w:val="0"/>
        </w:rPr>
        <w:t xml:space="preserve">[choices, </w:t>
      </w:r>
      <w:r w:rsidDel="00000000" w:rsidR="00000000" w:rsidRPr="00000000">
        <w:rPr>
          <w:b w:val="1"/>
          <w:bCs w:val="1"/>
          <w:i w:val="1"/>
          <w:iCs w:val="1"/>
          <w:u w:val="single"/>
          <w:rtl w:val="0"/>
        </w:rPr>
        <w:t xml:space="preserve">save response</w:t>
      </w:r>
      <w:r w:rsidDel="00000000" w:rsidR="00000000" w:rsidRPr="00000000">
        <w:rPr>
          <w:b w:val="1"/>
          <w:bCs w:val="1"/>
          <w:u w:val="single"/>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The mission is more important than the 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Can you </w:t>
            </w:r>
            <w:r w:rsidDel="00000000" w:rsidR="00000000" w:rsidRPr="00000000">
              <w:rPr>
                <w:i w:val="1"/>
                <w:iCs w:val="1"/>
                <w:rtl w:val="0"/>
              </w:rPr>
              <w:t xml:space="preserve">really</w:t>
            </w:r>
            <w:r w:rsidDel="00000000" w:rsidR="00000000" w:rsidRPr="00000000">
              <w:rPr>
                <w:rtl w:val="0"/>
              </w:rPr>
              <w:t xml:space="preserve"> </w:t>
            </w:r>
            <w:r w:rsidDel="00000000" w:rsidR="00000000" w:rsidRPr="00000000">
              <w:rPr>
                <w:i w:val="1"/>
                <w:iCs w:val="1"/>
                <w:rtl w:val="0"/>
              </w:rPr>
              <w:t xml:space="preserve">live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music?</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[conversation]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i w:val="1"/>
                <w:iCs w:val="1"/>
              </w:rPr>
            </w:pPr>
            <w:r w:rsidDel="00000000" w:rsidR="00000000" w:rsidRPr="00000000">
              <w:rPr>
                <w:i w:val="1"/>
                <w:iCs w:val="1"/>
                <w:rtl w:val="0"/>
              </w:rPr>
              <w:t xml:space="preserve">Thank you. If my calculations are correct, this will provide me an additional 3.62% multi-tasking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i w:val="1"/>
                <w:iCs w:val="1"/>
              </w:rPr>
            </w:pPr>
            <w:r w:rsidDel="00000000" w:rsidR="00000000" w:rsidRPr="00000000">
              <w:rPr>
                <w:i w:val="1"/>
                <w:iCs w:val="1"/>
                <w:rtl w:val="0"/>
              </w:rPr>
              <w:t xml:space="preserve">I will re-prioritize my musical protocol tomorrow morning.</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i w:val="1"/>
          <w:iCs w:val="1"/>
          <w:rtl w:val="0"/>
        </w:rPr>
        <w:t xml:space="preserve">[Note: The player’s choice determines whether they wake to an out-of-tune beeping or a musical alarm in subsequent units]</w:t>
      </w:r>
      <w:r w:rsidDel="00000000" w:rsidR="00000000" w:rsidRPr="00000000">
        <w:rPr>
          <w:rtl w:val="0"/>
        </w:rPr>
      </w:r>
    </w:p>
    <w:bookmarkStart w:colFirst="0" w:colLast="0" w:name="kix.gerteo9nttkr" w:id="4"/>
    <w:bookmarkEnd w:id="4"/>
    <w:p w:rsidR="00000000" w:rsidDel="00000000" w:rsidP="00000000" w:rsidRDefault="00000000" w:rsidRPr="00000000" w14:paraId="00000044">
      <w:pPr>
        <w:pStyle w:val="Heading2"/>
        <w:rPr>
          <w:b w:val="1"/>
          <w:bCs w:val="1"/>
          <w:shd w:fill="ea9999" w:val="clear"/>
        </w:rPr>
      </w:pPr>
      <w:bookmarkStart w:colFirst="0" w:colLast="0" w:name="_9x1t9j3gjjf1" w:id="5"/>
      <w:bookmarkEnd w:id="5"/>
      <w:r w:rsidDel="00000000" w:rsidR="00000000" w:rsidRPr="00000000">
        <w:rPr>
          <w:rtl w:val="0"/>
        </w:rPr>
        <w:t xml:space="preserve">Task 0.1 - Check in with Toppo</w:t>
      </w: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rPr>
          <w:b w:val="1"/>
          <w:bCs w:val="1"/>
          <w:shd w:fill="b6d7a8" w:val="clear"/>
        </w:rPr>
      </w:pPr>
      <w:r w:rsidDel="00000000" w:rsidR="00000000" w:rsidRPr="00000000">
        <w:rPr>
          <w:rtl w:val="0"/>
        </w:rPr>
        <w:t xml:space="preserve">The holo-watch rings.</w:t>
      </w:r>
      <w:r w:rsidDel="00000000" w:rsidR="00000000" w:rsidRPr="00000000">
        <w:rPr>
          <w:shd w:fill="b6d7a8" w:val="clear"/>
          <w:rtl w:val="0"/>
        </w:rPr>
        <w:t xml:space="preserve"> </w:t>
      </w:r>
      <w:r w:rsidDel="00000000" w:rsidR="00000000" w:rsidRPr="00000000">
        <w:rPr>
          <w:b w:val="1"/>
          <w:bCs w:val="1"/>
          <w:shd w:fill="b6d7a8" w:val="clear"/>
          <w:rtl w:val="0"/>
        </w:rPr>
        <w:t xml:space="preserve">{Audio: Ringtone SFX plays}</w:t>
      </w:r>
    </w:p>
    <w:p w:rsidR="00000000" w:rsidDel="00000000" w:rsidP="00000000" w:rsidRDefault="00000000" w:rsidRPr="00000000" w14:paraId="00000047">
      <w:pPr>
        <w:rPr/>
      </w:pPr>
      <w:r w:rsidDel="00000000" w:rsidR="00000000" w:rsidRPr="00000000">
        <w:rPr>
          <w:rtl w:val="0"/>
        </w:rPr>
      </w:r>
    </w:p>
    <w:bookmarkStart w:colFirst="0" w:colLast="0" w:name="spge7ekra1ve" w:id="6"/>
    <w:bookmarkEnd w:id="6"/>
    <w:p w:rsidR="00000000" w:rsidDel="00000000" w:rsidP="00000000" w:rsidRDefault="00000000" w:rsidRPr="00000000" w14:paraId="00000048">
      <w:pPr>
        <w:pStyle w:val="Heading5"/>
        <w:jc w:val="center"/>
        <w:rPr/>
      </w:pPr>
      <w:bookmarkStart w:colFirst="0" w:colLast="0" w:name="_vkxxal6ahr4h" w:id="7"/>
      <w:bookmarkEnd w:id="7"/>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 </w:t>
      </w:r>
      <w:r w:rsidDel="00000000" w:rsidR="00000000" w:rsidRPr="00000000">
        <w:rPr>
          <w:b w:val="1"/>
          <w:bCs w:val="1"/>
          <w:i w:val="1"/>
          <w:iCs w:val="1"/>
          <w:rtl w:val="0"/>
        </w:rPr>
        <w:t xml:space="preserve">roaming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9">
      <w:pPr>
        <w:pStyle w:val="Heading6"/>
        <w:ind w:left="2160" w:right="2160" w:firstLine="0"/>
        <w:rPr/>
      </w:pPr>
      <w:bookmarkStart w:colFirst="0" w:colLast="0" w:name="_ymipkf51lph3" w:id="8"/>
      <w:bookmarkEnd w:id="8"/>
      <w:r w:rsidDel="00000000" w:rsidR="00000000" w:rsidRPr="00000000">
        <w:rPr>
          <w:rtl w:val="0"/>
        </w:rPr>
        <w:t xml:space="preserve">Captain Toppo is calling. Patching you through.</w:t>
      </w:r>
    </w:p>
    <w:p w:rsidR="00000000" w:rsidDel="00000000" w:rsidP="00000000" w:rsidRDefault="00000000" w:rsidRPr="00000000" w14:paraId="0000004A">
      <w:pPr>
        <w:rPr/>
      </w:pPr>
      <w:r w:rsidDel="00000000" w:rsidR="00000000" w:rsidRPr="00000000">
        <w:rPr>
          <w:rtl w:val="0"/>
        </w:rPr>
      </w:r>
    </w:p>
    <w:bookmarkStart w:colFirst="0" w:colLast="0" w:name="8femj1d6y67s" w:id="9"/>
    <w:bookmarkEnd w:id="9"/>
    <w:p w:rsidR="00000000" w:rsidDel="00000000" w:rsidP="00000000" w:rsidRDefault="00000000" w:rsidRPr="00000000" w14:paraId="0000004B">
      <w:pPr>
        <w:rPr>
          <w:b w:val="1"/>
          <w:bCs w:val="1"/>
          <w:shd w:fill="cfe2f3" w:val="clear"/>
        </w:rPr>
      </w:pPr>
      <w:r w:rsidDel="00000000" w:rsidR="00000000" w:rsidRPr="00000000">
        <w:rPr>
          <w:b w:val="1"/>
          <w:bCs w:val="1"/>
          <w:shd w:fill="cfe2f3" w:val="clear"/>
          <w:rtl w:val="0"/>
        </w:rPr>
        <w:t xml:space="preserve">{Animation: A </w:t>
      </w:r>
      <w:r w:rsidDel="00000000" w:rsidR="00000000" w:rsidRPr="00000000">
        <w:rPr>
          <w:b w:val="1"/>
          <w:bCs w:val="1"/>
          <w:shd w:fill="cfe2f3" w:val="clear"/>
          <w:rtl w:val="0"/>
        </w:rPr>
        <w:t xml:space="preserve">hologram </w:t>
      </w:r>
      <w:r w:rsidDel="00000000" w:rsidR="00000000" w:rsidRPr="00000000">
        <w:rPr>
          <w:b w:val="1"/>
          <w:bCs w:val="1"/>
          <w:shd w:fill="cfe2f3" w:val="clear"/>
          <w:rtl w:val="0"/>
        </w:rPr>
        <w:t xml:space="preserve">of Toppo appears from the Player’s holo-watch.}</w:t>
      </w:r>
    </w:p>
    <w:p w:rsidR="00000000" w:rsidDel="00000000" w:rsidP="00000000" w:rsidRDefault="00000000" w:rsidRPr="00000000" w14:paraId="0000004C">
      <w:pPr>
        <w:rPr>
          <w:b w:val="1"/>
          <w:bCs w:val="1"/>
          <w:shd w:fill="cfe2f3" w:val="clear"/>
        </w:rPr>
      </w:pPr>
      <w:r w:rsidDel="00000000" w:rsidR="00000000" w:rsidRPr="00000000">
        <w:rPr>
          <w:rtl w:val="0"/>
        </w:rPr>
      </w:r>
    </w:p>
    <w:p w:rsidR="00000000" w:rsidDel="00000000" w:rsidP="00000000" w:rsidRDefault="00000000" w:rsidRPr="00000000" w14:paraId="0000004D">
      <w:pPr>
        <w:rPr>
          <w:shd w:fill="cfe2f3" w:val="clear"/>
        </w:rPr>
      </w:pPr>
      <w:r w:rsidDel="00000000" w:rsidR="00000000" w:rsidRPr="00000000">
        <w:rPr>
          <w:rtl w:val="0"/>
        </w:rPr>
      </w:r>
    </w:p>
    <w:p w:rsidR="00000000" w:rsidDel="00000000" w:rsidP="00000000" w:rsidRDefault="00000000" w:rsidRPr="00000000" w14:paraId="0000004E">
      <w:pPr>
        <w:pStyle w:val="Heading5"/>
        <w:rPr>
          <w:b w:val="1"/>
          <w:bCs w:val="1"/>
        </w:rPr>
      </w:pPr>
      <w:bookmarkStart w:colFirst="0" w:colLast="0" w:name="_1goqdnc4o40a" w:id="10"/>
      <w:bookmarkEnd w:id="10"/>
      <w:r w:rsidDel="00000000" w:rsidR="00000000" w:rsidRPr="00000000">
        <w:rPr>
          <w:rtl w:val="0"/>
        </w:rPr>
        <w:t xml:space="preserve">TOPPO</w:t>
      </w:r>
      <w:r w:rsidDel="00000000" w:rsidR="00000000" w:rsidRPr="00000000">
        <w:rPr>
          <w:rtl w:val="0"/>
        </w:rPr>
        <w:t xml:space="preserve"> </w:t>
      </w:r>
      <w:r w:rsidDel="00000000" w:rsidR="00000000" w:rsidRPr="00000000">
        <w:rPr>
          <w:b w:val="1"/>
          <w:bCs w:val="1"/>
          <w:rtl w:val="0"/>
        </w:rPr>
        <w:t xml:space="preserve">[conversation, </w:t>
      </w:r>
      <w:r w:rsidDel="00000000" w:rsidR="00000000" w:rsidRPr="00000000">
        <w:rPr>
          <w:b w:val="1"/>
          <w:bCs w:val="1"/>
          <w:rtl w:val="0"/>
        </w:rPr>
        <w:t xml:space="preserve">call</w:t>
      </w:r>
      <w:r w:rsidDel="00000000" w:rsidR="00000000" w:rsidRPr="00000000">
        <w:rPr>
          <w:b w:val="1"/>
          <w:bCs w:val="1"/>
          <w:rtl w:val="0"/>
        </w:rPr>
        <w:t xml:space="preserve">]</w:t>
      </w:r>
    </w:p>
    <w:p w:rsidR="00000000" w:rsidDel="00000000" w:rsidP="00000000" w:rsidRDefault="00000000" w:rsidRPr="00000000" w14:paraId="0000004F">
      <w:pPr>
        <w:pStyle w:val="Heading6"/>
        <w:rPr/>
      </w:pPr>
      <w:bookmarkStart w:colFirst="0" w:colLast="0" w:name="_q262g4wiiunr" w:id="11"/>
      <w:bookmarkEnd w:id="11"/>
      <w:r w:rsidDel="00000000" w:rsidR="00000000" w:rsidRPr="00000000">
        <w:rPr>
          <w:rtl w:val="0"/>
        </w:rPr>
        <w:t xml:space="preserve">Good morning, </w:t>
      </w:r>
      <w:r w:rsidDel="00000000" w:rsidR="00000000" w:rsidRPr="00000000">
        <w:rPr>
          <w:i w:val="0"/>
          <w:iCs w:val="0"/>
          <w:rtl w:val="0"/>
        </w:rPr>
        <w:t xml:space="preserve">[Player title]</w:t>
      </w:r>
      <w:r w:rsidDel="00000000" w:rsidR="00000000" w:rsidRPr="00000000">
        <w:rPr>
          <w:rtl w:val="0"/>
        </w:rPr>
        <w:t xml:space="preserve">. Status report: the short-range teleporter is nearly complete, and our radio distress beacon is broadcasting. I have assigned the other cadets are working on securing our three core survival needs: Tera on food, Anderson on shelter, and Aryn on water. Right now, we are dangerously low on food–fixing that is our top priority.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5"/>
        <w:rPr>
          <w:b w:val="1"/>
          <w:bCs w:val="1"/>
        </w:rPr>
      </w:pPr>
      <w:bookmarkStart w:colFirst="0" w:colLast="0" w:name="_i0zwwa2kh2v5" w:id="12"/>
      <w:bookmarkEnd w:id="12"/>
      <w:r w:rsidDel="00000000" w:rsidR="00000000" w:rsidRPr="00000000">
        <w:rPr>
          <w:rtl w:val="0"/>
        </w:rPr>
        <w:t xml:space="preserve">PLAYER </w:t>
      </w:r>
      <w:r w:rsidDel="00000000" w:rsidR="00000000" w:rsidRPr="00000000">
        <w:rPr>
          <w:b w:val="1"/>
          <w:bCs w:val="1"/>
          <w:rtl w:val="0"/>
        </w:rPr>
        <w:t xml:space="preserve">[choices]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i w:val="1"/>
                <w:iCs w:val="1"/>
              </w:rPr>
            </w:pPr>
            <w:r w:rsidDel="00000000" w:rsidR="00000000" w:rsidRPr="00000000">
              <w:rPr>
                <w:i w:val="1"/>
                <w:iCs w:val="1"/>
                <w:rtl w:val="0"/>
              </w:rPr>
              <w:t xml:space="preserve">Tell me more about the teleporter.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i w:val="1"/>
                <w:iCs w:val="1"/>
              </w:rPr>
            </w:pPr>
            <w:r w:rsidDel="00000000" w:rsidR="00000000" w:rsidRPr="00000000">
              <w:rPr>
                <w:i w:val="1"/>
                <w:iCs w:val="1"/>
                <w:rtl w:val="0"/>
              </w:rPr>
              <w:t xml:space="preserve">What’s going on with the radio 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i w:val="1"/>
                <w:iCs w:val="1"/>
              </w:rPr>
            </w:pPr>
            <w:r w:rsidDel="00000000" w:rsidR="00000000" w:rsidRPr="00000000">
              <w:rPr>
                <w:i w:val="1"/>
                <w:iCs w:val="1"/>
                <w:rtl w:val="0"/>
              </w:rPr>
              <w:t xml:space="preserve">What’s going on with the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i w:val="1"/>
                <w:iCs w:val="1"/>
              </w:rPr>
            </w:pPr>
            <w:r w:rsidDel="00000000" w:rsidR="00000000" w:rsidRPr="00000000">
              <w:rPr>
                <w:i w:val="1"/>
                <w:iCs w:val="1"/>
                <w:rtl w:val="0"/>
              </w:rPr>
              <w:t xml:space="preserve">Let’s get right to working on the food problem.</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5"/>
        <w:rPr>
          <w:b w:val="1"/>
          <w:bCs w:val="1"/>
        </w:rPr>
      </w:pPr>
      <w:bookmarkStart w:colFirst="0" w:colLast="0" w:name="_st4i13pew37a" w:id="13"/>
      <w:bookmarkEnd w:id="13"/>
      <w:r w:rsidDel="00000000" w:rsidR="00000000" w:rsidRPr="00000000">
        <w:rPr>
          <w:rtl w:val="0"/>
        </w:rPr>
        <w:t xml:space="preserve">TOPPO</w:t>
      </w:r>
      <w:r w:rsidDel="00000000" w:rsidR="00000000" w:rsidRPr="00000000">
        <w:rPr>
          <w:rtl w:val="0"/>
        </w:rPr>
        <w:t xml:space="preserve"> </w:t>
      </w:r>
      <w:r w:rsidDel="00000000" w:rsidR="00000000" w:rsidRPr="00000000">
        <w:rPr>
          <w:b w:val="1"/>
          <w:bCs w:val="1"/>
          <w:rtl w:val="0"/>
        </w:rPr>
        <w:t xml:space="preserve">[conversation, </w:t>
      </w:r>
      <w:r w:rsidDel="00000000" w:rsidR="00000000" w:rsidRPr="00000000">
        <w:rPr>
          <w:b w:val="1"/>
          <w:bCs w:val="1"/>
          <w:rtl w:val="0"/>
        </w:rPr>
        <w:t xml:space="preserve">call</w:t>
      </w:r>
      <w:r w:rsidDel="00000000" w:rsidR="00000000" w:rsidRPr="00000000">
        <w:rPr>
          <w:b w:val="1"/>
          <w:bCs w:val="1"/>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i w:val="1"/>
                <w:iCs w:val="1"/>
              </w:rPr>
            </w:pPr>
            <w:r w:rsidDel="00000000" w:rsidR="00000000" w:rsidRPr="00000000">
              <w:rPr>
                <w:i w:val="1"/>
                <w:iCs w:val="1"/>
                <w:rtl w:val="0"/>
              </w:rPr>
              <w:t xml:space="preserve">Anderson has been working for three days without sleep to get it running. It’s low power, but it can get us anywhere we need on WAT247. It’s a miracle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i w:val="1"/>
                <w:iCs w:val="1"/>
              </w:rPr>
            </w:pPr>
            <w:r w:rsidDel="00000000" w:rsidR="00000000" w:rsidRPr="00000000">
              <w:rPr>
                <w:i w:val="1"/>
                <w:iCs w:val="1"/>
                <w:rtl w:val="0"/>
              </w:rPr>
              <w:t xml:space="preserve">TOPPO</w:t>
            </w:r>
          </w:p>
          <w:p w:rsidR="00000000" w:rsidDel="00000000" w:rsidP="00000000" w:rsidRDefault="00000000" w:rsidRPr="00000000" w14:paraId="0000005A">
            <w:pPr>
              <w:rPr>
                <w:i w:val="1"/>
                <w:iCs w:val="1"/>
              </w:rPr>
            </w:pPr>
            <w:r w:rsidDel="00000000" w:rsidR="00000000" w:rsidRPr="00000000">
              <w:rPr>
                <w:i w:val="1"/>
                <w:iCs w:val="1"/>
                <w:rtl w:val="0"/>
              </w:rPr>
              <w:t xml:space="preserve">Anderson set up our emergency radio broadcast back to Earth early this morning. However, we are extremely far away from any human settlement.</w:t>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i w:val="1"/>
                <w:iCs w:val="1"/>
                <w:rtl w:val="0"/>
              </w:rPr>
              <w:t xml:space="preserve">DANI</w:t>
            </w:r>
          </w:p>
          <w:p w:rsidR="00000000" w:rsidDel="00000000" w:rsidP="00000000" w:rsidRDefault="00000000" w:rsidRPr="00000000" w14:paraId="0000005D">
            <w:pPr>
              <w:rPr>
                <w:i w:val="1"/>
                <w:iCs w:val="1"/>
              </w:rPr>
            </w:pPr>
            <w:r w:rsidDel="00000000" w:rsidR="00000000" w:rsidRPr="00000000">
              <w:rPr>
                <w:i w:val="1"/>
                <w:iCs w:val="1"/>
                <w:rtl w:val="0"/>
              </w:rPr>
              <w:t xml:space="preserve">Our message will require 53 days, 17 hours, 24 minutes, and 38.9 seconds to reach the nearest relay station in space</w:t>
            </w:r>
            <w:r w:rsidDel="00000000" w:rsidR="00000000" w:rsidRPr="00000000">
              <w:rPr>
                <w:i w:val="1"/>
                <w:iCs w:val="1"/>
                <w:rtl w:val="0"/>
              </w:rPr>
              <w:t xml:space="preserve">. And just as long for a return message.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i w:val="1"/>
                <w:iCs w:val="1"/>
              </w:rPr>
            </w:pPr>
            <w:r w:rsidDel="00000000" w:rsidR="00000000" w:rsidRPr="00000000">
              <w:rPr>
                <w:i w:val="1"/>
                <w:iCs w:val="1"/>
                <w:rtl w:val="0"/>
              </w:rPr>
              <w:t xml:space="preserve">Not nearly as many rations made it down from the station as I’d hoped–just a handful of our last seeds from Earth. If those seeds can’t grow here, we’ll need to strictly ration our supplies to survive on WAT247.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&lt;CLOSES CONVERSATION&gt;</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5"/>
        <w:rPr>
          <w:b w:val="1"/>
          <w:bCs w:val="1"/>
        </w:rPr>
      </w:pPr>
      <w:bookmarkStart w:colFirst="0" w:colLast="0" w:name="_ulz3j2cvputx" w:id="14"/>
      <w:bookmarkEnd w:id="14"/>
      <w:r w:rsidDel="00000000" w:rsidR="00000000" w:rsidRPr="00000000">
        <w:rPr>
          <w:rtl w:val="0"/>
        </w:rPr>
        <w:t xml:space="preserve">TOPPO </w:t>
      </w:r>
      <w:r w:rsidDel="00000000" w:rsidR="00000000" w:rsidRPr="00000000">
        <w:rPr>
          <w:b w:val="1"/>
          <w:bCs w:val="1"/>
          <w:rtl w:val="0"/>
        </w:rPr>
        <w:t xml:space="preserve">[curricular, call]</w:t>
      </w:r>
    </w:p>
    <w:p w:rsidR="00000000" w:rsidDel="00000000" w:rsidP="00000000" w:rsidRDefault="00000000" w:rsidRPr="00000000" w14:paraId="00000062">
      <w:pPr>
        <w:pStyle w:val="Heading6"/>
        <w:rPr/>
      </w:pPr>
      <w:bookmarkStart w:colFirst="0" w:colLast="0" w:name="_hpez9phyo0s8" w:id="15"/>
      <w:bookmarkEnd w:id="15"/>
      <w:r w:rsidDel="00000000" w:rsidR="00000000" w:rsidRPr="00000000">
        <w:rPr>
          <w:rtl w:val="0"/>
        </w:rPr>
        <w:t xml:space="preserve">Tera </w:t>
      </w:r>
      <w:r w:rsidDel="00000000" w:rsidR="00000000" w:rsidRPr="00000000">
        <w:rPr>
          <w:i w:val="0"/>
          <w:iCs w:val="0"/>
          <w:rtl w:val="0"/>
        </w:rPr>
        <w:t xml:space="preserve">should</w:t>
      </w:r>
      <w:r w:rsidDel="00000000" w:rsidR="00000000" w:rsidRPr="00000000">
        <w:rPr>
          <w:rtl w:val="0"/>
        </w:rPr>
        <w:t xml:space="preserve"> be handling our food problem, </w:t>
      </w:r>
      <w:r w:rsidDel="00000000" w:rsidR="00000000" w:rsidRPr="00000000">
        <w:rPr>
          <w:rtl w:val="0"/>
        </w:rPr>
        <w:t xml:space="preserve">but she’s not picking up comms. I need you to jump through the teleporter and make sure she has what she needs to plant our last few seeds from Earth. Let’s just hope we don’t all starve to death before she gets around to it.</w:t>
      </w:r>
    </w:p>
    <w:p w:rsidR="00000000" w:rsidDel="00000000" w:rsidP="00000000" w:rsidRDefault="00000000" w:rsidRPr="00000000" w14:paraId="00000063">
      <w:pPr>
        <w:rPr>
          <w:shd w:fill="cfe2f3" w:val="clear"/>
        </w:rPr>
      </w:pPr>
      <w:r w:rsidDel="00000000" w:rsidR="00000000" w:rsidRPr="00000000">
        <w:rPr>
          <w:rtl w:val="0"/>
        </w:rPr>
      </w:r>
    </w:p>
    <w:p w:rsidR="00000000" w:rsidDel="00000000" w:rsidP="00000000" w:rsidRDefault="00000000" w:rsidRPr="00000000" w14:paraId="00000064">
      <w:pPr>
        <w:rPr>
          <w:b w:val="1"/>
          <w:bCs w:val="1"/>
          <w:shd w:fill="cfe2f3" w:val="clear"/>
        </w:rPr>
      </w:pPr>
      <w:r w:rsidDel="00000000" w:rsidR="00000000" w:rsidRPr="00000000">
        <w:rPr>
          <w:b w:val="1"/>
          <w:bCs w:val="1"/>
          <w:shd w:fill="cfe2f3" w:val="clear"/>
          <w:rtl w:val="0"/>
        </w:rPr>
        <w:t xml:space="preserve">{Animation: The hologram disappears.}</w:t>
      </w:r>
    </w:p>
    <w:p w:rsidR="00000000" w:rsidDel="00000000" w:rsidP="00000000" w:rsidRDefault="00000000" w:rsidRPr="00000000" w14:paraId="00000065">
      <w:pPr>
        <w:rPr>
          <w:b w:val="1"/>
          <w:bCs w:val="1"/>
          <w:shd w:fill="b6d7a8" w:val="clear"/>
        </w:rPr>
      </w:pPr>
      <w:r w:rsidDel="00000000" w:rsidR="00000000" w:rsidRPr="00000000">
        <w:rPr>
          <w:b w:val="1"/>
          <w:bCs w:val="1"/>
          <w:shd w:fill="b6d7a8" w:val="clear"/>
          <w:rtl w:val="0"/>
        </w:rPr>
        <w:t xml:space="preserve">{Audio: Call hang up SFX plays}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5"/>
        <w:rPr>
          <w:b w:val="1"/>
          <w:bCs w:val="1"/>
        </w:rPr>
      </w:pPr>
      <w:bookmarkStart w:colFirst="0" w:colLast="0" w:name="_9sgtw7v16bct" w:id="16"/>
      <w:bookmarkEnd w:id="16"/>
      <w:r w:rsidDel="00000000" w:rsidR="00000000" w:rsidRPr="00000000">
        <w:rPr>
          <w:rtl w:val="0"/>
        </w:rPr>
        <w:t xml:space="preserve">DANI</w:t>
      </w:r>
      <w:r w:rsidDel="00000000" w:rsidR="00000000" w:rsidRPr="00000000">
        <w:rPr>
          <w:rtl w:val="0"/>
        </w:rPr>
        <w:t xml:space="preserve"> </w:t>
      </w:r>
      <w:r w:rsidDel="00000000" w:rsidR="00000000" w:rsidRPr="00000000">
        <w:rPr>
          <w:b w:val="1"/>
          <w:bCs w:val="1"/>
          <w:rtl w:val="0"/>
        </w:rPr>
        <w:t xml:space="preserve">[gameplay]</w:t>
      </w:r>
    </w:p>
    <w:p w:rsidR="00000000" w:rsidDel="00000000" w:rsidP="00000000" w:rsidRDefault="00000000" w:rsidRPr="00000000" w14:paraId="00000068">
      <w:pPr>
        <w:pStyle w:val="Heading6"/>
        <w:rPr/>
      </w:pPr>
      <w:bookmarkStart w:colFirst="0" w:colLast="0" w:name="_fv9cv9vnhtak" w:id="17"/>
      <w:bookmarkEnd w:id="17"/>
      <w:r w:rsidDel="00000000" w:rsidR="00000000" w:rsidRPr="00000000">
        <w:rPr>
          <w:rtl w:val="0"/>
        </w:rPr>
        <w:t xml:space="preserve">Adding the teleporter’s location to your map.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{Waypoint: Teleporter}</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{EVENT TRIGGER}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DANI sends out a lesson to all the cadets. TK receives this via the holowatch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5"/>
              <w:rPr>
                <w:b w:val="1"/>
                <w:bCs w:val="1"/>
              </w:rPr>
            </w:pPr>
            <w:bookmarkStart w:colFirst="0" w:colLast="0" w:name="_5yvesn444hmj" w:id="18"/>
            <w:bookmarkEnd w:id="1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072">
            <w:pPr>
              <w:pStyle w:val="Heading6"/>
              <w:rPr/>
            </w:pPr>
            <w:bookmarkStart w:colFirst="0" w:colLast="0" w:name="_lke4rpy0mivt" w:id="19"/>
            <w:bookmarkEnd w:id="19"/>
            <w:r w:rsidDel="00000000" w:rsidR="00000000" w:rsidRPr="00000000">
              <w:rPr>
                <w:rtl w:val="0"/>
              </w:rPr>
              <w:t xml:space="preserve">There appears to be a pre-recorded broadcast of the expedition’s original survival skills videos. I’d recommend examining it further; it may be useful.</w:t>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Player approaches the monitor.</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{Automatic Pop-up: Toppo Lesson - Soluble Pollutants}</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bookmarkStart w:colFirst="0" w:colLast="0" w:name="d31gapgtwg49" w:id="20"/>
          <w:bookmarkEnd w:id="20"/>
          <w:p w:rsidR="00000000" w:rsidDel="00000000" w:rsidP="00000000" w:rsidRDefault="00000000" w:rsidRPr="00000000" w14:paraId="00000078">
            <w:pPr>
              <w:spacing w:line="240" w:lineRule="auto"/>
              <w:rPr>
                <w:highlight w:val="yellow"/>
              </w:rPr>
            </w:pPr>
            <w:r w:rsidDel="00000000" w:rsidR="00000000" w:rsidRPr="00000000">
              <w:rPr>
                <w:highlight w:val="yellow"/>
                <w:rtl w:val="0"/>
              </w:rPr>
              <w:t xml:space="preserve">&lt;TOPPO LESSON LINK: </w:t>
            </w:r>
            <w:hyperlink r:id="rId7">
              <w:r w:rsidDel="00000000" w:rsidR="00000000" w:rsidRPr="00000000">
                <w:rPr>
                  <w:color w:val="0000ee"/>
                  <w:highlight w:val="yellow"/>
                  <w:u w:val="single"/>
                  <w:rtl w:val="0"/>
                </w:rPr>
                <w:t xml:space="preserve">U3 Toppo Lesssons</w:t>
              </w:r>
            </w:hyperlink>
            <w:r w:rsidDel="00000000" w:rsidR="00000000" w:rsidRPr="00000000">
              <w:rPr>
                <w:highlight w:val="yellow"/>
                <w:rtl w:val="0"/>
              </w:rPr>
              <w:t xml:space="preserve">&gt;</w:t>
            </w:r>
            <w:r w:rsidDel="00000000" w:rsidR="00000000" w:rsidRPr="00000000">
              <w:rPr>
                <w:rtl w:val="0"/>
              </w:rPr>
            </w:r>
          </w:p>
          <w:p w:rsidR="00000000" w:rsidDel="00000000" w:rsidP="00000000" w:rsidRDefault="00000000" w:rsidRPr="00000000" w14:paraId="00000079">
            <w:pPr>
              <w:spacing w:line="240" w:lineRule="auto"/>
              <w:rPr>
                <w:highlight w:val="yellow"/>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{Animation (Dev): Argumentation Orb (Backing Info) flies into the player’s holo-watch}</w:t>
            </w:r>
          </w:p>
        </w:tc>
      </w:tr>
    </w:tbl>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pStyle w:val="Heading2"/>
        <w:rPr/>
      </w:pPr>
      <w:bookmarkStart w:colFirst="0" w:colLast="0" w:name="_s3gx7f5c6qwj" w:id="21"/>
      <w:bookmarkEnd w:id="21"/>
      <w:r w:rsidDel="00000000" w:rsidR="00000000" w:rsidRPr="00000000">
        <w:rPr>
          <w:rtl w:val="0"/>
        </w:rPr>
        <w:t xml:space="preserve">Task 0.2 - Check in with Anderson</w: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EXT. OUTSIDE FRONT GATE OF HOME BASE</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player moves out of the base. Only a few dozen yards from the base corner, just down the hill, lies an</w:t>
      </w:r>
      <w:r w:rsidDel="00000000" w:rsidR="00000000" w:rsidRPr="00000000">
        <w:rPr>
          <w:rtl w:val="0"/>
        </w:rPr>
        <w:t xml:space="preserve"> enormous, Stargate-like metal archway. A liquid metallic surface shimmers and wavers within it, </w:t>
      </w:r>
      <w:r w:rsidDel="00000000" w:rsidR="00000000" w:rsidRPr="00000000">
        <w:rPr>
          <w:rtl w:val="0"/>
        </w:rPr>
        <w:t xml:space="preserve">displaying enormous trees, then a desert, then a volcanic island. </w:t>
      </w:r>
      <w:r w:rsidDel="00000000" w:rsidR="00000000" w:rsidRPr="00000000">
        <w:rPr>
          <w:rtl w:val="0"/>
        </w:rPr>
        <w:t xml:space="preserve">A horrible metallic screeching and grinding emits from the teleporter as each locale changes in the surface.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hd w:fill="b6d7a8" w:val="clear"/>
        </w:rPr>
      </w:pPr>
      <w:r w:rsidDel="00000000" w:rsidR="00000000" w:rsidRPr="00000000">
        <w:rPr>
          <w:b w:val="1"/>
          <w:bCs w:val="1"/>
          <w:shd w:fill="b6d7a8" w:val="clear"/>
          <w:rtl w:val="0"/>
        </w:rPr>
        <w:t xml:space="preserve">{Audio: Metallic grinding/screeching SFX plays}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 the Player approaches…</w:t>
      </w:r>
    </w:p>
    <w:p w:rsidR="00000000" w:rsidDel="00000000" w:rsidP="00000000" w:rsidRDefault="00000000" w:rsidRPr="00000000" w14:paraId="00000085">
      <w:pPr>
        <w:rPr/>
      </w:pPr>
      <w:r w:rsidDel="00000000" w:rsidR="00000000" w:rsidRPr="00000000">
        <w:rPr>
          <w:rtl w:val="0"/>
        </w:rPr>
      </w:r>
    </w:p>
    <w:bookmarkStart w:colFirst="0" w:colLast="0" w:name="kix.krjwf4ytv2sz" w:id="22"/>
    <w:bookmarkEnd w:id="22"/>
    <w:p w:rsidR="00000000" w:rsidDel="00000000" w:rsidP="00000000" w:rsidRDefault="00000000" w:rsidRPr="00000000" w14:paraId="00000086">
      <w:pPr>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p>
    <w:p w:rsidR="00000000" w:rsidDel="00000000" w:rsidP="00000000" w:rsidRDefault="00000000" w:rsidRPr="00000000" w14:paraId="00000087">
      <w:pPr>
        <w:rPr>
          <w:b w:val="1"/>
          <w:bCs w:val="1"/>
        </w:rPr>
      </w:pPr>
      <w:r w:rsidDel="00000000" w:rsidR="00000000" w:rsidRPr="00000000">
        <w:rPr>
          <w:rtl w:val="0"/>
        </w:rPr>
        <w:t xml:space="preserve"> </w:t>
      </w:r>
      <w:r w:rsidDel="00000000" w:rsidR="00000000" w:rsidRPr="00000000">
        <w:rPr>
          <w:b w:val="1"/>
          <w:bCs w:val="1"/>
          <w:rtl w:val="0"/>
        </w:rPr>
        <w:t xml:space="preserve">Anderson is hunched over what appears</w:t>
      </w:r>
      <w:r w:rsidDel="00000000" w:rsidR="00000000" w:rsidRPr="00000000">
        <w:rPr>
          <w:b w:val="1"/>
          <w:bCs w:val="1"/>
          <w:rtl w:val="0"/>
        </w:rPr>
        <w:t xml:space="preserve"> to be a control panel in front of the teleporter. She mumbles angrily under her breath, punching at keys on the panel. </w:t>
      </w:r>
      <w:r w:rsidDel="00000000" w:rsidR="00000000" w:rsidRPr="00000000">
        <w:rPr>
          <w:b w:val="1"/>
          <w:bCs w:val="1"/>
          <w:rtl w:val="0"/>
        </w:rPr>
        <w:t xml:space="preserve">Her one-piece mechanic’s jumpsuit is filthy, and her face has careless streaks of grease around it.</w:t>
      </w:r>
      <w:r w:rsidDel="00000000" w:rsidR="00000000" w:rsidRPr="00000000">
        <w:rPr>
          <w:b w:val="1"/>
          <w:bCs w:val="1"/>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5"/>
        <w:rPr>
          <w:b w:val="1"/>
          <w:bCs w:val="1"/>
        </w:rPr>
      </w:pPr>
      <w:bookmarkStart w:colFirst="0" w:colLast="0" w:name="_963bxv7epdxz" w:id="23"/>
      <w:bookmarkEnd w:id="23"/>
      <w:r w:rsidDel="00000000" w:rsidR="00000000" w:rsidRPr="00000000">
        <w:rPr>
          <w:rtl w:val="0"/>
        </w:rPr>
        <w:t xml:space="preserve">ANDERSON</w:t>
      </w:r>
      <w:r w:rsidDel="00000000" w:rsidR="00000000" w:rsidRPr="00000000">
        <w:rPr>
          <w:rtl w:val="0"/>
        </w:rPr>
        <w:t xml:space="preserve"> </w:t>
      </w:r>
      <w:r w:rsidDel="00000000" w:rsidR="00000000" w:rsidRPr="00000000">
        <w:rPr>
          <w:b w:val="1"/>
          <w:bCs w:val="1"/>
          <w:rtl w:val="0"/>
        </w:rPr>
        <w:t xml:space="preserve">[conversation]</w:t>
      </w:r>
    </w:p>
    <w:p w:rsidR="00000000" w:rsidDel="00000000" w:rsidP="00000000" w:rsidRDefault="00000000" w:rsidRPr="00000000" w14:paraId="0000008A">
      <w:pPr>
        <w:pStyle w:val="Heading6"/>
        <w:rPr/>
      </w:pPr>
      <w:bookmarkStart w:colFirst="0" w:colLast="0" w:name="_oskfbuwuj1p8" w:id="24"/>
      <w:bookmarkEnd w:id="24"/>
      <w:r w:rsidDel="00000000" w:rsidR="00000000" w:rsidRPr="00000000">
        <w:rPr>
          <w:i w:val="0"/>
          <w:iCs w:val="0"/>
          <w:rtl w:val="0"/>
        </w:rPr>
        <w:t xml:space="preserve">(annoyed) </w:t>
      </w:r>
      <w:r w:rsidDel="00000000" w:rsidR="00000000" w:rsidRPr="00000000">
        <w:rPr>
          <w:rtl w:val="0"/>
        </w:rPr>
        <w:t xml:space="preserve">Apparently, I’m the</w:t>
      </w:r>
      <w:r w:rsidDel="00000000" w:rsidR="00000000" w:rsidRPr="00000000">
        <w:rPr>
          <w:i w:val="0"/>
          <w:iCs w:val="0"/>
          <w:rtl w:val="0"/>
        </w:rPr>
        <w:t xml:space="preserve"> </w:t>
      </w:r>
      <w:r w:rsidDel="00000000" w:rsidR="00000000" w:rsidRPr="00000000">
        <w:rPr>
          <w:rtl w:val="0"/>
        </w:rPr>
        <w:t xml:space="preserve">only one around here getting anything done! Don’t see anyone </w:t>
      </w:r>
      <w:r w:rsidDel="00000000" w:rsidR="00000000" w:rsidRPr="00000000">
        <w:rPr>
          <w:i w:val="1"/>
          <w:iCs w:val="1"/>
          <w:rtl w:val="0"/>
        </w:rPr>
        <w:t xml:space="preserve">else</w:t>
      </w:r>
      <w:r w:rsidDel="00000000" w:rsidR="00000000" w:rsidRPr="00000000">
        <w:rPr>
          <w:rtl w:val="0"/>
        </w:rPr>
        <w:t xml:space="preserve"> making sure the teleporter doesn’t misplace everyone’s limbs…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{Animation: Anderson raises and shakes a wrench in one hand angrily while the other continues to punch keys on the panel.}</w:t>
      </w:r>
    </w:p>
    <w:p w:rsidR="00000000" w:rsidDel="00000000" w:rsidP="00000000" w:rsidRDefault="00000000" w:rsidRPr="00000000" w14:paraId="0000008D">
      <w:pPr>
        <w:pStyle w:val="Heading5"/>
        <w:rPr/>
      </w:pPr>
      <w:bookmarkStart w:colFirst="0" w:colLast="0" w:name="_yhleulcuqunl" w:id="25"/>
      <w:bookmarkEnd w:id="25"/>
      <w:r w:rsidDel="00000000" w:rsidR="00000000" w:rsidRPr="00000000">
        <w:rPr>
          <w:rtl w:val="0"/>
        </w:rPr>
      </w:r>
    </w:p>
    <w:p w:rsidR="00000000" w:rsidDel="00000000" w:rsidP="00000000" w:rsidRDefault="00000000" w:rsidRPr="00000000" w14:paraId="0000008E">
      <w:pPr>
        <w:pStyle w:val="Heading5"/>
        <w:rPr>
          <w:b w:val="1"/>
          <w:bCs w:val="1"/>
        </w:rPr>
      </w:pPr>
      <w:bookmarkStart w:colFirst="0" w:colLast="0" w:name="_9twsdneyg0aj" w:id="26"/>
      <w:bookmarkEnd w:id="26"/>
      <w:r w:rsidDel="00000000" w:rsidR="00000000" w:rsidRPr="00000000">
        <w:rPr>
          <w:rtl w:val="0"/>
        </w:rPr>
        <w:t xml:space="preserve">DANI </w:t>
      </w:r>
      <w:r w:rsidDel="00000000" w:rsidR="00000000" w:rsidRPr="00000000">
        <w:rPr>
          <w:b w:val="1"/>
          <w:bCs w:val="1"/>
          <w:rtl w:val="0"/>
        </w:rPr>
        <w:t xml:space="preserve">[conversation, in ear]</w:t>
      </w:r>
    </w:p>
    <w:p w:rsidR="00000000" w:rsidDel="00000000" w:rsidP="00000000" w:rsidRDefault="00000000" w:rsidRPr="00000000" w14:paraId="0000008F">
      <w:pPr>
        <w:pStyle w:val="Heading6"/>
        <w:rPr/>
      </w:pPr>
      <w:bookmarkStart w:colFirst="0" w:colLast="0" w:name="_60cdwf7qz2hu" w:id="27"/>
      <w:bookmarkEnd w:id="27"/>
      <w:r w:rsidDel="00000000" w:rsidR="00000000" w:rsidRPr="00000000">
        <w:rPr>
          <w:rtl w:val="0"/>
        </w:rPr>
        <w:t xml:space="preserve">I would advise caution with Anderson at this time, TK. She appears to be experiencing extremely high levels of stress.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{Animation: Anderson finishes punching the last buttons.}</w:t>
      </w: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The locale in the surface of the transporter locks onto the riv</w:t>
      </w:r>
      <w:r w:rsidDel="00000000" w:rsidR="00000000" w:rsidRPr="00000000">
        <w:rPr>
          <w:rtl w:val="0"/>
        </w:rPr>
        <w:t xml:space="preserve">er</w:t>
      </w:r>
      <w:r w:rsidDel="00000000" w:rsidR="00000000" w:rsidRPr="00000000">
        <w:rPr>
          <w:rtl w:val="0"/>
        </w:rPr>
        <w:t xml:space="preserve"> and stays there.</w:t>
      </w:r>
    </w:p>
    <w:p w:rsidR="00000000" w:rsidDel="00000000" w:rsidP="00000000" w:rsidRDefault="00000000" w:rsidRPr="00000000" w14:paraId="00000093">
      <w:pPr>
        <w:rPr>
          <w:b w:val="1"/>
          <w:bCs w:val="1"/>
        </w:rPr>
      </w:pPr>
      <w:r w:rsidDel="00000000" w:rsidR="00000000" w:rsidRPr="00000000">
        <w:rPr>
          <w:b w:val="1"/>
          <w:bCs w:val="1"/>
          <w:rtl w:val="0"/>
        </w:rPr>
        <w:t xml:space="preserve">{Audio: Metallic grinding/screeching SFX stops, confirming beep SFX plays, ambient metallic humming SFX plays}</w:t>
      </w:r>
    </w:p>
    <w:p w:rsidR="00000000" w:rsidDel="00000000" w:rsidP="00000000" w:rsidRDefault="00000000" w:rsidRPr="00000000" w14:paraId="00000094">
      <w:pPr>
        <w:rPr>
          <w:b w:val="1"/>
          <w:bCs w:val="1"/>
        </w:rPr>
      </w:pPr>
      <w:r w:rsidDel="00000000" w:rsidR="00000000" w:rsidRPr="00000000">
        <w:rPr>
          <w:b w:val="1"/>
          <w:bCs w:val="1"/>
          <w:rtl w:val="0"/>
        </w:rPr>
        <w:t xml:space="preserve">{Animation: </w:t>
      </w:r>
      <w:r w:rsidDel="00000000" w:rsidR="00000000" w:rsidRPr="00000000">
        <w:rPr>
          <w:b w:val="1"/>
          <w:bCs w:val="1"/>
          <w:rtl w:val="0"/>
        </w:rPr>
        <w:t xml:space="preserve">Anderson lets out a long, protracted sigh</w:t>
      </w:r>
      <w:r w:rsidDel="00000000" w:rsidR="00000000" w:rsidRPr="00000000">
        <w:rPr>
          <w:b w:val="1"/>
          <w:bCs w:val="1"/>
          <w:rtl w:val="0"/>
        </w:rPr>
        <w:t xml:space="preserve"> and wipes her brow. She turns to the player.}</w:t>
      </w:r>
    </w:p>
    <w:p w:rsidR="00000000" w:rsidDel="00000000" w:rsidP="00000000" w:rsidRDefault="00000000" w:rsidRPr="00000000" w14:paraId="00000095">
      <w:pPr>
        <w:rPr>
          <w:b w:val="1"/>
          <w:bCs w:val="1"/>
        </w:rPr>
      </w:pPr>
      <w:r w:rsidDel="00000000" w:rsidR="00000000" w:rsidRPr="00000000">
        <w:rPr>
          <w:rtl w:val="0"/>
        </w:rPr>
      </w:r>
    </w:p>
    <w:bookmarkStart w:colFirst="0" w:colLast="0" w:name="kix.olv7xgnrefx7" w:id="28"/>
    <w:bookmarkEnd w:id="28"/>
    <w:p w:rsidR="00000000" w:rsidDel="00000000" w:rsidP="00000000" w:rsidRDefault="00000000" w:rsidRPr="00000000" w14:paraId="00000096">
      <w:pPr>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5"/>
        <w:rPr>
          <w:b w:val="1"/>
          <w:bCs w:val="1"/>
        </w:rPr>
      </w:pPr>
      <w:bookmarkStart w:colFirst="0" w:colLast="0" w:name="_i50erie22z8j" w:id="29"/>
      <w:bookmarkEnd w:id="29"/>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099">
      <w:pPr>
        <w:jc w:val="center"/>
        <w:rPr/>
      </w:pPr>
      <w:r w:rsidDel="00000000" w:rsidR="00000000" w:rsidRPr="00000000">
        <w:rPr>
          <w:rtl w:val="0"/>
        </w:rPr>
        <w:t xml:space="preserve">(exasperated, stressed)</w:t>
      </w:r>
      <w:r w:rsidDel="00000000" w:rsidR="00000000" w:rsidRPr="00000000">
        <w:rPr>
          <w:rtl w:val="0"/>
        </w:rPr>
      </w:r>
    </w:p>
    <w:p w:rsidR="00000000" w:rsidDel="00000000" w:rsidP="00000000" w:rsidRDefault="00000000" w:rsidRPr="00000000" w14:paraId="0000009A">
      <w:pPr>
        <w:pStyle w:val="Heading6"/>
        <w:rPr/>
      </w:pPr>
      <w:bookmarkStart w:colFirst="0" w:colLast="0" w:name="_j4jkolauq6c8" w:id="30"/>
      <w:bookmarkEnd w:id="30"/>
      <w:r w:rsidDel="00000000" w:rsidR="00000000" w:rsidRPr="00000000">
        <w:rPr>
          <w:rtl w:val="0"/>
        </w:rPr>
        <w:t xml:space="preserve">What do you want, TK?</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5"/>
        <w:rPr>
          <w:b w:val="1"/>
          <w:bCs w:val="1"/>
          <w:i w:val="1"/>
          <w:iCs w:val="1"/>
        </w:rPr>
      </w:pPr>
      <w:bookmarkStart w:colFirst="0" w:colLast="0" w:name="_p4dz9d9z6gg7" w:id="31"/>
      <w:bookmarkEnd w:id="31"/>
      <w:r w:rsidDel="00000000" w:rsidR="00000000" w:rsidRPr="00000000">
        <w:rPr>
          <w:rtl w:val="0"/>
        </w:rPr>
        <w:t xml:space="preserve">PLAYER </w:t>
      </w:r>
      <w:r w:rsidDel="00000000" w:rsidR="00000000" w:rsidRPr="00000000">
        <w:rPr>
          <w:b w:val="1"/>
          <w:bCs w:val="1"/>
          <w:rtl w:val="0"/>
        </w:rPr>
        <w:t xml:space="preserve">[choices]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i w:val="1"/>
                <w:iCs w:val="1"/>
              </w:rPr>
            </w:pPr>
            <w:r w:rsidDel="00000000" w:rsidR="00000000" w:rsidRPr="00000000">
              <w:rPr>
                <w:i w:val="1"/>
                <w:iCs w:val="1"/>
                <w:rtl w:val="0"/>
              </w:rPr>
              <w:t xml:space="preserve">This thing looks like a death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How are you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i w:val="1"/>
                <w:iCs w:val="1"/>
              </w:rPr>
            </w:pPr>
            <w:r w:rsidDel="00000000" w:rsidR="00000000" w:rsidRPr="00000000">
              <w:rPr>
                <w:i w:val="1"/>
                <w:iCs w:val="1"/>
                <w:rtl w:val="0"/>
              </w:rPr>
              <w:t xml:space="preserve">Can I go through? I need to see Tera.</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5"/>
        <w:rPr>
          <w:b w:val="1"/>
          <w:bCs w:val="1"/>
        </w:rPr>
      </w:pPr>
      <w:bookmarkStart w:colFirst="0" w:colLast="0" w:name="_be6a2wqy2lwt" w:id="32"/>
      <w:bookmarkEnd w:id="32"/>
      <w:r w:rsidDel="00000000" w:rsidR="00000000" w:rsidRPr="00000000">
        <w:rPr>
          <w:rtl w:val="0"/>
        </w:rPr>
        <w:t xml:space="preserve">ANDERSON </w:t>
      </w:r>
      <w:r w:rsidDel="00000000" w:rsidR="00000000" w:rsidRPr="00000000">
        <w:rPr>
          <w:b w:val="1"/>
          <w:bCs w:val="1"/>
          <w:rtl w:val="0"/>
        </w:rPr>
        <w:t xml:space="preserve">[conversation]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i w:val="1"/>
                <w:iCs w:val="1"/>
                <w:rtl w:val="0"/>
              </w:rPr>
              <w:t xml:space="preserve">You get to be the lucky one to test it. Let me know if it agonizingly tears you apart molecule by molecule–that’ll tell me if I put that solenoid in backwards or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i w:val="1"/>
                <w:iCs w:val="1"/>
              </w:rPr>
            </w:pPr>
            <w:r w:rsidDel="00000000" w:rsidR="00000000" w:rsidRPr="00000000">
              <w:rPr>
                <w:i w:val="1"/>
                <w:iCs w:val="1"/>
                <w:rtl w:val="0"/>
              </w:rPr>
              <w:t xml:space="preserve">(venomously)</w:t>
            </w:r>
          </w:p>
          <w:p w:rsidR="00000000" w:rsidDel="00000000" w:rsidP="00000000" w:rsidRDefault="00000000" w:rsidRPr="00000000" w14:paraId="000000A4">
            <w:pPr>
              <w:widowControl w:val="0"/>
              <w:spacing w:line="240" w:lineRule="auto"/>
              <w:rPr>
                <w:i w:val="1"/>
                <w:iCs w:val="1"/>
              </w:rPr>
            </w:pPr>
            <w:r w:rsidDel="00000000" w:rsidR="00000000" w:rsidRPr="00000000">
              <w:rPr>
                <w:i w:val="1"/>
                <w:iCs w:val="1"/>
                <w:rtl w:val="0"/>
              </w:rPr>
              <w:t xml:space="preserve">How do you </w:t>
            </w:r>
            <w:r w:rsidDel="00000000" w:rsidR="00000000" w:rsidRPr="00000000">
              <w:rPr>
                <w:rtl w:val="0"/>
              </w:rPr>
              <w:t xml:space="preserve">think </w:t>
            </w:r>
            <w:r w:rsidDel="00000000" w:rsidR="00000000" w:rsidRPr="00000000">
              <w:rPr>
                <w:i w:val="1"/>
                <w:iCs w:val="1"/>
                <w:rtl w:val="0"/>
              </w:rPr>
              <w:t xml:space="preserve">I’m doing? I haven’t even had time to sleep in the last 3 days, and Tera and Aryn are off doing… what? Oh, that’s right. Absolutely </w:t>
            </w:r>
            <w:r w:rsidDel="00000000" w:rsidR="00000000" w:rsidRPr="00000000">
              <w:rPr>
                <w:rtl w:val="0"/>
              </w:rPr>
              <w:t xml:space="preserve">nothing</w:t>
            </w:r>
            <w:r w:rsidDel="00000000" w:rsidR="00000000" w:rsidRPr="00000000">
              <w:rPr>
                <w:i w:val="1"/>
                <w:i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i w:val="1"/>
                <w:iCs w:val="1"/>
                <w:rtl w:val="0"/>
              </w:rPr>
              <w:t xml:space="preserve">&lt;CLOSES CONVERSATION&gt;</w:t>
            </w:r>
            <w:r w:rsidDel="00000000" w:rsidR="00000000" w:rsidRPr="00000000">
              <w:rPr>
                <w:rtl w:val="0"/>
              </w:rPr>
            </w:r>
          </w:p>
        </w:tc>
      </w:tr>
    </w:tbl>
    <w:p w:rsidR="00000000" w:rsidDel="00000000" w:rsidP="00000000" w:rsidRDefault="00000000" w:rsidRPr="00000000" w14:paraId="000000A6">
      <w:pPr>
        <w:pStyle w:val="Heading5"/>
        <w:rPr/>
      </w:pPr>
      <w:bookmarkStart w:colFirst="0" w:colLast="0" w:name="_iswz2s44uxsh" w:id="33"/>
      <w:bookmarkEnd w:id="33"/>
      <w:r w:rsidDel="00000000" w:rsidR="00000000" w:rsidRPr="00000000">
        <w:rPr>
          <w:rtl w:val="0"/>
        </w:rPr>
      </w:r>
    </w:p>
    <w:p w:rsidR="00000000" w:rsidDel="00000000" w:rsidP="00000000" w:rsidRDefault="00000000" w:rsidRPr="00000000" w14:paraId="000000A7">
      <w:pPr>
        <w:pStyle w:val="Heading5"/>
        <w:rPr>
          <w:b w:val="1"/>
          <w:bCs w:val="1"/>
        </w:rPr>
      </w:pPr>
      <w:bookmarkStart w:colFirst="0" w:colLast="0" w:name="_2q46o4oymlt7" w:id="34"/>
      <w:bookmarkEnd w:id="34"/>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0A8">
      <w:pPr>
        <w:pStyle w:val="Heading6"/>
        <w:widowControl w:val="0"/>
        <w:spacing w:line="240" w:lineRule="auto"/>
        <w:rPr/>
      </w:pPr>
      <w:bookmarkStart w:colFirst="0" w:colLast="0" w:name="_kajxo8rnqxdi" w:id="35"/>
      <w:bookmarkEnd w:id="35"/>
      <w:r w:rsidDel="00000000" w:rsidR="00000000" w:rsidRPr="00000000">
        <w:rPr>
          <w:rtl w:val="0"/>
        </w:rPr>
        <w:t xml:space="preserve">Yes, it’s locked onto Tera’s coordinates. Just step in. And don’t touch the edge of the focusing ring if you want to keep your fingers. </w:t>
      </w:r>
    </w:p>
    <w:p w:rsidR="00000000" w:rsidDel="00000000" w:rsidP="00000000" w:rsidRDefault="00000000" w:rsidRPr="00000000" w14:paraId="000000A9">
      <w:pPr>
        <w:pStyle w:val="Heading5"/>
        <w:rPr/>
      </w:pPr>
      <w:bookmarkStart w:colFirst="0" w:colLast="0" w:name="_nx7nebfke0an" w:id="36"/>
      <w:bookmarkEnd w:id="36"/>
      <w:r w:rsidDel="00000000" w:rsidR="00000000" w:rsidRPr="00000000">
        <w:rPr>
          <w:rtl w:val="0"/>
        </w:rPr>
      </w:r>
    </w:p>
    <w:p w:rsidR="00000000" w:rsidDel="00000000" w:rsidP="00000000" w:rsidRDefault="00000000" w:rsidRPr="00000000" w14:paraId="000000AA">
      <w:pPr>
        <w:pStyle w:val="Heading5"/>
        <w:rPr>
          <w:b w:val="1"/>
          <w:bCs w:val="1"/>
        </w:rPr>
      </w:pPr>
      <w:bookmarkStart w:colFirst="0" w:colLast="0" w:name="_3uilatu4namo" w:id="37"/>
      <w:bookmarkEnd w:id="37"/>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0AB">
      <w:pPr>
        <w:pStyle w:val="Heading6"/>
        <w:rPr/>
      </w:pPr>
      <w:bookmarkStart w:colFirst="0" w:colLast="0" w:name="_78ecav7t7wkk" w:id="38"/>
      <w:bookmarkEnd w:id="38"/>
      <w:r w:rsidDel="00000000" w:rsidR="00000000" w:rsidRPr="00000000">
        <w:rPr>
          <w:rtl w:val="0"/>
        </w:rPr>
        <w:t xml:space="preserve">Before we depart: Anderson, do you still require scrap material?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5"/>
        <w:rPr>
          <w:b w:val="1"/>
          <w:bCs w:val="1"/>
        </w:rPr>
      </w:pPr>
      <w:bookmarkStart w:colFirst="0" w:colLast="0" w:name="_jbkov9trc2uq" w:id="39"/>
      <w:bookmarkEnd w:id="39"/>
      <w:r w:rsidDel="00000000" w:rsidR="00000000" w:rsidRPr="00000000">
        <w:rPr>
          <w:rtl w:val="0"/>
        </w:rPr>
        <w:t xml:space="preserve">ANDERSON </w:t>
      </w:r>
      <w:r w:rsidDel="00000000" w:rsidR="00000000" w:rsidRPr="00000000">
        <w:rPr>
          <w:b w:val="1"/>
          <w:bCs w:val="1"/>
          <w:rtl w:val="0"/>
        </w:rPr>
        <w:t xml:space="preserve">[conversation]</w:t>
      </w:r>
    </w:p>
    <w:p w:rsidR="00000000" w:rsidDel="00000000" w:rsidP="00000000" w:rsidRDefault="00000000" w:rsidRPr="00000000" w14:paraId="000000AE">
      <w:pPr>
        <w:pStyle w:val="Heading6"/>
        <w:widowControl w:val="0"/>
        <w:spacing w:line="240" w:lineRule="auto"/>
        <w:rPr/>
      </w:pPr>
      <w:bookmarkStart w:colFirst="0" w:colLast="0" w:name="_1ivqlmlqmgkm" w:id="40"/>
      <w:bookmarkEnd w:id="40"/>
      <w:r w:rsidDel="00000000" w:rsidR="00000000" w:rsidRPr="00000000">
        <w:rPr>
          <w:rtl w:val="0"/>
        </w:rPr>
        <w:t xml:space="preserve">I do. Any scrap you bring me, I can use the forge to turn into something actually–you know–</w:t>
      </w:r>
      <w:r w:rsidDel="00000000" w:rsidR="00000000" w:rsidRPr="00000000">
        <w:rPr>
          <w:i w:val="1"/>
          <w:iCs w:val="1"/>
          <w:rtl w:val="0"/>
        </w:rPr>
        <w:t xml:space="preserve">useful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(Pop-up: “Request: Reduce, Reuse, Recycle completed”}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5"/>
        <w:rPr>
          <w:b w:val="1"/>
          <w:bCs w:val="1"/>
        </w:rPr>
      </w:pPr>
      <w:bookmarkStart w:colFirst="0" w:colLast="0" w:name="_43x2miqnsl9m" w:id="41"/>
      <w:bookmarkEnd w:id="4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0B3">
      <w:pPr>
        <w:pStyle w:val="Heading6"/>
        <w:rPr/>
      </w:pPr>
      <w:bookmarkStart w:colFirst="0" w:colLast="0" w:name="_4dqhjeik1j0b" w:id="42"/>
      <w:bookmarkEnd w:id="42"/>
      <w:r w:rsidDel="00000000" w:rsidR="00000000" w:rsidRPr="00000000">
        <w:rPr>
          <w:rtl w:val="0"/>
        </w:rPr>
        <w:t xml:space="preserve">Shall we go, TK?</w:t>
      </w:r>
    </w:p>
    <w:p w:rsidR="00000000" w:rsidDel="00000000" w:rsidP="00000000" w:rsidRDefault="00000000" w:rsidRPr="00000000" w14:paraId="000000B4">
      <w:pPr>
        <w:rPr/>
      </w:pPr>
      <w:r w:rsidDel="00000000" w:rsidR="00000000" w:rsidRPr="00000000">
        <w:rPr>
          <w:rtl w:val="0"/>
        </w:rPr>
      </w:r>
    </w:p>
    <w:bookmarkStart w:colFirst="0" w:colLast="0" w:name="wf8cshqy2v0d" w:id="43"/>
    <w:bookmarkEnd w:id="43"/>
    <w:p w:rsidR="00000000" w:rsidDel="00000000" w:rsidP="00000000" w:rsidRDefault="00000000" w:rsidRPr="00000000" w14:paraId="000000B5">
      <w:pPr>
        <w:rPr>
          <w:b w:val="1"/>
          <w:bCs w:val="1"/>
        </w:rPr>
      </w:pPr>
      <w:r w:rsidDel="00000000" w:rsidR="00000000" w:rsidRPr="00000000">
        <w:rPr>
          <w:b w:val="1"/>
          <w:bCs w:val="1"/>
          <w:rtl w:val="0"/>
        </w:rPr>
        <w:t xml:space="preserve">{Input: Press [E/Action button] to use teleporter}</w:t>
      </w:r>
    </w:p>
    <w:p w:rsidR="00000000" w:rsidDel="00000000" w:rsidP="00000000" w:rsidRDefault="00000000" w:rsidRPr="00000000" w14:paraId="000000B6">
      <w:pPr>
        <w:rPr>
          <w:b w:val="1"/>
          <w:bCs w:val="1"/>
          <w:shd w:fill="cfe2f3" w:val="clear"/>
        </w:rPr>
      </w:pPr>
      <w:r w:rsidDel="00000000" w:rsidR="00000000" w:rsidRPr="00000000">
        <w:rPr>
          <w:b w:val="1"/>
          <w:bCs w:val="1"/>
          <w:shd w:fill="cfe2f3" w:val="clear"/>
          <w:rtl w:val="0"/>
        </w:rPr>
        <w:t xml:space="preserve">{Animation: TK steps into the teleporter, teleporter glows as the screen fades to black}</w:t>
      </w:r>
    </w:p>
    <w:p w:rsidR="00000000" w:rsidDel="00000000" w:rsidP="00000000" w:rsidRDefault="00000000" w:rsidRPr="00000000" w14:paraId="000000B7">
      <w:pPr>
        <w:rPr>
          <w:b w:val="1"/>
          <w:bCs w:val="1"/>
          <w:shd w:fill="b6d7a8" w:val="clear"/>
        </w:rPr>
      </w:pPr>
      <w:r w:rsidDel="00000000" w:rsidR="00000000" w:rsidRPr="00000000">
        <w:rPr>
          <w:b w:val="1"/>
          <w:bCs w:val="1"/>
          <w:shd w:fill="b6d7a8" w:val="clear"/>
          <w:rtl w:val="0"/>
        </w:rPr>
        <w:t xml:space="preserve">{Audio: Teleporter activated SFX plays (Should be a more forceful humming than the ambient sound effect played near the teleporter)}</w:t>
      </w:r>
    </w:p>
    <w:p w:rsidR="00000000" w:rsidDel="00000000" w:rsidP="00000000" w:rsidRDefault="00000000" w:rsidRPr="00000000" w14:paraId="000000B8">
      <w:pPr>
        <w:rPr>
          <w:b w:val="1"/>
          <w:bCs w:val="1"/>
          <w:shd w:fill="b6d7a8" w:val="clear"/>
        </w:rPr>
      </w:pPr>
      <w:r w:rsidDel="00000000" w:rsidR="00000000" w:rsidRPr="00000000">
        <w:rPr>
          <w:rtl w:val="0"/>
        </w:rPr>
      </w:r>
    </w:p>
    <w:p w:rsidR="00000000" w:rsidDel="00000000" w:rsidP="00000000" w:rsidRDefault="00000000" w:rsidRPr="00000000" w14:paraId="000000B9">
      <w:pPr>
        <w:jc w:val="right"/>
        <w:rPr/>
      </w:pPr>
      <w:r w:rsidDel="00000000" w:rsidR="00000000" w:rsidRPr="00000000">
        <w:rPr>
          <w:rtl w:val="0"/>
        </w:rPr>
        <w:t xml:space="preserve">FADE TO BLACK</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281n7thg4a6q" w:id="44"/>
      <w:bookmarkEnd w:id="44"/>
      <w:r w:rsidDel="00000000" w:rsidR="00000000" w:rsidRPr="00000000">
        <w:rPr>
          <w:rtl w:val="0"/>
        </w:rPr>
        <w:t xml:space="preserve">Part 1: Establishing a Foothold</w:t>
      </w:r>
      <w:r w:rsidDel="00000000" w:rsidR="00000000" w:rsidRPr="00000000">
        <w:rPr>
          <w:rtl w:val="0"/>
        </w:rPr>
      </w:r>
    </w:p>
    <w:p w:rsidR="00000000" w:rsidDel="00000000" w:rsidP="00000000" w:rsidRDefault="00000000" w:rsidRPr="00000000" w14:paraId="000000BC">
      <w:pPr>
        <w:jc w:val="right"/>
        <w:rPr/>
      </w:pPr>
      <w:r w:rsidDel="00000000" w:rsidR="00000000" w:rsidRPr="00000000">
        <w:rPr>
          <w:rtl w:val="0"/>
        </w:rPr>
        <w:t xml:space="preserve">FADE IN</w:t>
      </w:r>
    </w:p>
    <w:p w:rsidR="00000000" w:rsidDel="00000000" w:rsidP="00000000" w:rsidRDefault="00000000" w:rsidRPr="00000000" w14:paraId="000000BD">
      <w:pPr>
        <w:jc w:val="right"/>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EXT. PRIMITIVE CAMPSITE</w:t>
      </w:r>
    </w:p>
    <w:p w:rsidR="00000000" w:rsidDel="00000000" w:rsidP="00000000" w:rsidRDefault="00000000" w:rsidRPr="00000000" w14:paraId="000000BF">
      <w:pPr>
        <w:rPr>
          <w:b w:val="1"/>
          <w:bCs w:val="1"/>
        </w:rPr>
      </w:pPr>
      <w:r w:rsidDel="00000000" w:rsidR="00000000" w:rsidRPr="00000000">
        <w:rPr>
          <w:b w:val="1"/>
          <w:bCs w:val="1"/>
          <w:rtl w:val="0"/>
        </w:rPr>
        <w:t xml:space="preserve">{Audio: Tera’s Garden (Exploration) BGM begins}</w:t>
      </w:r>
    </w:p>
    <w:bookmarkStart w:colFirst="0" w:colLast="0" w:name="kix.ui3uawve7cdb" w:id="45"/>
    <w:bookmarkEnd w:id="45"/>
    <w:p w:rsidR="00000000" w:rsidDel="00000000" w:rsidP="00000000" w:rsidRDefault="00000000" w:rsidRPr="00000000" w14:paraId="000000C0">
      <w:pPr>
        <w:jc w:val="left"/>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Tera’s Primitive Campsite </w:t>
      </w:r>
      <w:r w:rsidDel="00000000" w:rsidR="00000000" w:rsidRPr="00000000">
        <w:rPr>
          <w:b w:val="1"/>
          <w:bCs w:val="1"/>
          <w:rtl w:val="0"/>
        </w:rPr>
        <w:t xml:space="preserve">camera does an aerial fly-by of the area]</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t xml:space="preserve">An extensive primitive campsite in a clearing between a river in front and a copse of exceedingly large trees behind appears before the player. </w:t>
      </w:r>
      <w:r w:rsidDel="00000000" w:rsidR="00000000" w:rsidRPr="00000000">
        <w:rPr>
          <w:rtl w:val="0"/>
        </w:rPr>
        <w:t xml:space="preserve">A large, partially-constructed lean-to made from local tree branches (many of which are still scattered on the ground), faces a wide (currently unlit) fire pit, next to which is a metal container for water, while a patch of land is messily half-tilled to one side</w:t>
      </w:r>
      <w:r w:rsidDel="00000000" w:rsidR="00000000" w:rsidRPr="00000000">
        <w:rPr>
          <w:rtl w:val="0"/>
        </w:rPr>
        <w:t xml:space="preserve">. A l</w:t>
      </w:r>
      <w:r w:rsidDel="00000000" w:rsidR="00000000" w:rsidRPr="00000000">
        <w:rPr>
          <w:rtl w:val="0"/>
        </w:rPr>
        <w:t xml:space="preserve">arge hiking pack is lying open on its side with tools spilled out on the ground, a machete embedded in one tree, a shovel tossed haphazardly. It is, in a phrase, a work in progress.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TERA, the mission’s survival expert, is busy prodding a drone to get it into just the right spot, but grunting under her breath in frustration. The bandana wrapped around the top of her head is soaked with sweat, rip-stop cargo pants and hiking boots smeared with dirt, and she’s rolled up the sleeves of her loose-fitted safari shirt to keep them out of the way while she works. </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pStyle w:val="Heading5"/>
        <w:rPr>
          <w:b w:val="1"/>
          <w:bCs w:val="1"/>
        </w:rPr>
      </w:pPr>
      <w:bookmarkStart w:colFirst="0" w:colLast="0" w:name="_lrjoc81fvju2" w:id="46"/>
      <w:bookmarkEnd w:id="46"/>
      <w:r w:rsidDel="00000000" w:rsidR="00000000" w:rsidRPr="00000000">
        <w:rPr>
          <w:rtl w:val="0"/>
        </w:rPr>
        <w:t xml:space="preserve">TERA</w:t>
      </w:r>
      <w:r w:rsidDel="00000000" w:rsidR="00000000" w:rsidRPr="00000000">
        <w:rPr>
          <w:rtl w:val="0"/>
        </w:rPr>
        <w:t xml:space="preserve"> </w:t>
      </w:r>
      <w:r w:rsidDel="00000000" w:rsidR="00000000" w:rsidRPr="00000000">
        <w:rPr>
          <w:b w:val="1"/>
          <w:bCs w:val="1"/>
          <w:rtl w:val="0"/>
        </w:rPr>
        <w:t xml:space="preserve">[conversation]</w:t>
      </w:r>
    </w:p>
    <w:p w:rsidR="00000000" w:rsidDel="00000000" w:rsidP="00000000" w:rsidRDefault="00000000" w:rsidRPr="00000000" w14:paraId="000000C7">
      <w:pPr>
        <w:pStyle w:val="Heading6"/>
        <w:ind w:right="2160"/>
        <w:rPr>
          <w:i w:val="0"/>
          <w:iCs w:val="0"/>
        </w:rPr>
      </w:pPr>
      <w:bookmarkStart w:colFirst="0" w:colLast="0" w:name="_1reqvke4qzmc" w:id="47"/>
      <w:bookmarkEnd w:id="47"/>
      <w:r w:rsidDel="00000000" w:rsidR="00000000" w:rsidRPr="00000000">
        <w:rPr>
          <w:i w:val="0"/>
          <w:iCs w:val="0"/>
          <w:rtl w:val="0"/>
        </w:rPr>
        <w:t xml:space="preserve">(to herself) </w:t>
      </w:r>
      <w:r w:rsidDel="00000000" w:rsidR="00000000" w:rsidRPr="00000000">
        <w:rPr>
          <w:rtl w:val="0"/>
        </w:rPr>
        <w:t xml:space="preserve">No, this angle’s never going to work. You can’t even see the lean-to! </w:t>
      </w:r>
      <w:r w:rsidDel="00000000" w:rsidR="00000000" w:rsidRPr="00000000">
        <w:rPr>
          <w:i w:val="0"/>
          <w:iCs w:val="0"/>
          <w:rtl w:val="0"/>
        </w:rPr>
        <w:t xml:space="preserve">(groans exaggeratedly)</w:t>
      </w:r>
    </w:p>
    <w:bookmarkStart w:colFirst="0" w:colLast="0" w:name="kix.vr5yibo1zhe" w:id="48"/>
    <w:bookmarkEnd w:id="48"/>
    <w:p w:rsidR="00000000" w:rsidDel="00000000" w:rsidP="00000000" w:rsidRDefault="00000000" w:rsidRPr="00000000" w14:paraId="000000C8">
      <w:pPr>
        <w:rPr>
          <w:b w:val="1"/>
          <w:bCs w:val="1"/>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r w:rsidDel="00000000" w:rsidR="00000000" w:rsidRPr="00000000">
        <w:rPr>
          <w:rtl w:val="0"/>
        </w:rPr>
      </w:r>
    </w:p>
    <w:p w:rsidR="00000000" w:rsidDel="00000000" w:rsidP="00000000" w:rsidRDefault="00000000" w:rsidRPr="00000000" w14:paraId="000000C9">
      <w:pPr>
        <w:pStyle w:val="Heading2"/>
        <w:rPr/>
      </w:pPr>
      <w:bookmarkStart w:colFirst="0" w:colLast="0" w:name="_2c0ac2qbvodz" w:id="49"/>
      <w:bookmarkEnd w:id="49"/>
      <w:r w:rsidDel="00000000" w:rsidR="00000000" w:rsidRPr="00000000">
        <w:rPr>
          <w:rtl w:val="0"/>
        </w:rPr>
        <w:t xml:space="preserve">Task 1.1 - Retrieve Tera’s Supplies</w:t>
      </w:r>
      <w:r w:rsidDel="00000000" w:rsidR="00000000" w:rsidRPr="00000000">
        <w:rPr>
          <w:rtl w:val="0"/>
        </w:rPr>
      </w:r>
    </w:p>
    <w:p w:rsidR="00000000" w:rsidDel="00000000" w:rsidP="00000000" w:rsidRDefault="00000000" w:rsidRPr="00000000" w14:paraId="000000CA">
      <w:pPr>
        <w:pStyle w:val="Heading5"/>
        <w:ind w:right="2160"/>
        <w:rPr/>
      </w:pPr>
      <w:bookmarkStart w:colFirst="0" w:colLast="0" w:name="_gal01jo4je88" w:id="50"/>
      <w:bookmarkEnd w:id="50"/>
      <w:r w:rsidDel="00000000" w:rsidR="00000000" w:rsidRPr="00000000">
        <w:rPr>
          <w:rtl w:val="0"/>
        </w:rPr>
      </w:r>
    </w:p>
    <w:p w:rsidR="00000000" w:rsidDel="00000000" w:rsidP="00000000" w:rsidRDefault="00000000" w:rsidRPr="00000000" w14:paraId="000000CB">
      <w:pPr>
        <w:pStyle w:val="Heading5"/>
        <w:rPr>
          <w:b w:val="1"/>
          <w:bCs w:val="1"/>
        </w:rPr>
      </w:pPr>
      <w:bookmarkStart w:colFirst="0" w:colLast="0" w:name="_1ouceo25968" w:id="51"/>
      <w:bookmarkEnd w:id="51"/>
      <w:r w:rsidDel="00000000" w:rsidR="00000000" w:rsidRPr="00000000">
        <w:rPr>
          <w:rtl w:val="0"/>
        </w:rPr>
        <w:t xml:space="preserve">PLAYER </w:t>
      </w:r>
      <w:r w:rsidDel="00000000" w:rsidR="00000000" w:rsidRPr="00000000">
        <w:rPr>
          <w:b w:val="1"/>
          <w:bCs w:val="1"/>
          <w:rtl w:val="0"/>
        </w:rPr>
        <w:t xml:space="preserve">[choices, </w:t>
      </w:r>
      <w:r w:rsidDel="00000000" w:rsidR="00000000" w:rsidRPr="00000000">
        <w:rPr>
          <w:b w:val="1"/>
          <w:bCs w:val="1"/>
          <w:i w:val="1"/>
          <w:iCs w:val="1"/>
          <w:rtl w:val="0"/>
        </w:rPr>
        <w:t xml:space="preserve">automatic</w:t>
      </w:r>
      <w:r w:rsidDel="00000000" w:rsidR="00000000" w:rsidRPr="00000000">
        <w:rPr>
          <w:b w:val="1"/>
          <w:bCs w:val="1"/>
          <w:rtl w:val="0"/>
        </w:rPr>
        <w:t xml:space="preserv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How’s it going, Tera?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Maybe I should come back another time…</w:t>
            </w:r>
          </w:p>
        </w:tc>
      </w:tr>
    </w:tbl>
    <w:p w:rsidR="00000000" w:rsidDel="00000000" w:rsidP="00000000" w:rsidRDefault="00000000" w:rsidRPr="00000000" w14:paraId="000000CE">
      <w:pPr>
        <w:ind w:right="0"/>
        <w:rPr/>
      </w:pPr>
      <w:r w:rsidDel="00000000" w:rsidR="00000000" w:rsidRPr="00000000">
        <w:rPr>
          <w:rtl w:val="0"/>
        </w:rPr>
      </w:r>
    </w:p>
    <w:p w:rsidR="00000000" w:rsidDel="00000000" w:rsidP="00000000" w:rsidRDefault="00000000" w:rsidRPr="00000000" w14:paraId="000000CF">
      <w:pPr>
        <w:ind w:right="0"/>
        <w:rPr>
          <w:b w:val="1"/>
          <w:bCs w:val="1"/>
        </w:rPr>
      </w:pPr>
      <w:r w:rsidDel="00000000" w:rsidR="00000000" w:rsidRPr="00000000">
        <w:rPr>
          <w:b w:val="1"/>
          <w:bCs w:val="1"/>
          <w:highlight w:val="magenta"/>
          <w:rtl w:val="0"/>
        </w:rPr>
        <w:t xml:space="preserve">{Animation: </w:t>
      </w:r>
      <w:r w:rsidDel="00000000" w:rsidR="00000000" w:rsidRPr="00000000">
        <w:rPr>
          <w:b w:val="1"/>
          <w:bCs w:val="1"/>
          <w:rtl w:val="0"/>
        </w:rPr>
        <w:t xml:space="preserve">Tera turns to the player and throws her hands out, gesturing around her at the beauty of the area.}</w:t>
      </w:r>
      <w:r w:rsidDel="00000000" w:rsidR="00000000" w:rsidRPr="00000000">
        <w:rPr>
          <w:rtl w:val="0"/>
        </w:rPr>
      </w:r>
    </w:p>
    <w:p w:rsidR="00000000" w:rsidDel="00000000" w:rsidP="00000000" w:rsidRDefault="00000000" w:rsidRPr="00000000" w14:paraId="000000D0">
      <w:pPr>
        <w:ind w:right="0"/>
        <w:rPr/>
      </w:pPr>
      <w:r w:rsidDel="00000000" w:rsidR="00000000" w:rsidRPr="00000000">
        <w:rPr>
          <w:rtl w:val="0"/>
        </w:rPr>
      </w:r>
    </w:p>
    <w:p w:rsidR="00000000" w:rsidDel="00000000" w:rsidP="00000000" w:rsidRDefault="00000000" w:rsidRPr="00000000" w14:paraId="000000D1">
      <w:pPr>
        <w:pStyle w:val="Heading5"/>
        <w:rPr>
          <w:b w:val="1"/>
          <w:bCs w:val="1"/>
        </w:rPr>
      </w:pPr>
      <w:bookmarkStart w:colFirst="0" w:colLast="0" w:name="_dgr7jlajcpxo" w:id="52"/>
      <w:bookmarkEnd w:id="52"/>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0D2">
      <w:pPr>
        <w:pStyle w:val="Heading6"/>
        <w:ind w:right="2160"/>
        <w:rPr/>
      </w:pPr>
      <w:bookmarkStart w:colFirst="0" w:colLast="0" w:name="_hzkb8fmbmg9f" w:id="53"/>
      <w:bookmarkEnd w:id="53"/>
      <w:r w:rsidDel="00000000" w:rsidR="00000000" w:rsidRPr="00000000">
        <w:rPr>
          <w:rtl w:val="0"/>
        </w:rPr>
        <w:t xml:space="preserve">TK! Isn’t this spot amazing? It’s right near a freshwater river, and…</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5"/>
        <w:rPr>
          <w:b w:val="1"/>
          <w:bCs w:val="1"/>
        </w:rPr>
      </w:pPr>
      <w:bookmarkStart w:colFirst="0" w:colLast="0" w:name="_pbqsglv2kh2d" w:id="54"/>
      <w:bookmarkEnd w:id="54"/>
      <w:r w:rsidDel="00000000" w:rsidR="00000000" w:rsidRPr="00000000">
        <w:rPr>
          <w:rtl w:val="0"/>
        </w:rPr>
        <w:t xml:space="preserve">TERA </w:t>
      </w:r>
      <w:r w:rsidDel="00000000" w:rsidR="00000000" w:rsidRPr="00000000">
        <w:rPr>
          <w:b w:val="1"/>
          <w:bCs w:val="1"/>
          <w:rtl w:val="0"/>
        </w:rPr>
        <w:t xml:space="preserve">[conversation] (cont’d)</w:t>
      </w:r>
    </w:p>
    <w:p w:rsidR="00000000" w:rsidDel="00000000" w:rsidP="00000000" w:rsidRDefault="00000000" w:rsidRPr="00000000" w14:paraId="000000D7">
      <w:pPr>
        <w:pStyle w:val="Heading6"/>
        <w:ind w:right="2160"/>
        <w:rPr/>
      </w:pPr>
      <w:bookmarkStart w:colFirst="0" w:colLast="0" w:name="_ef1jzsvo8svw" w:id="55"/>
      <w:bookmarkEnd w:id="55"/>
      <w:r w:rsidDel="00000000" w:rsidR="00000000" w:rsidRPr="00000000">
        <w:rPr>
          <w:rtl w:val="0"/>
        </w:rPr>
        <w:t xml:space="preserve">…i</w:t>
      </w:r>
      <w:r w:rsidDel="00000000" w:rsidR="00000000" w:rsidRPr="00000000">
        <w:rPr>
          <w:rtl w:val="0"/>
        </w:rPr>
        <w:t xml:space="preserve">t’s the perfect place to livestream my latest show: SURVIVAL PLANET: ALIEN EDITION!</w:t>
      </w:r>
    </w:p>
    <w:p w:rsidR="00000000" w:rsidDel="00000000" w:rsidP="00000000" w:rsidRDefault="00000000" w:rsidRPr="00000000" w14:paraId="000000D8">
      <w:pPr>
        <w:ind w:right="2160"/>
        <w:rPr/>
      </w:pPr>
      <w:r w:rsidDel="00000000" w:rsidR="00000000" w:rsidRPr="00000000">
        <w:rPr>
          <w:rtl w:val="0"/>
        </w:rPr>
      </w:r>
    </w:p>
    <w:p w:rsidR="00000000" w:rsidDel="00000000" w:rsidP="00000000" w:rsidRDefault="00000000" w:rsidRPr="00000000" w14:paraId="000000D9">
      <w:pPr>
        <w:pStyle w:val="Heading5"/>
        <w:rPr>
          <w:b w:val="1"/>
          <w:bCs w:val="1"/>
        </w:rPr>
      </w:pPr>
      <w:bookmarkStart w:colFirst="0" w:colLast="0" w:name="_nbr79aiuwq65" w:id="56"/>
      <w:bookmarkEnd w:id="56"/>
      <w:r w:rsidDel="00000000" w:rsidR="00000000" w:rsidRPr="00000000">
        <w:rPr>
          <w:rtl w:val="0"/>
        </w:rPr>
        <w:t xml:space="preserve">PLAYER </w:t>
      </w:r>
      <w:r w:rsidDel="00000000" w:rsidR="00000000" w:rsidRPr="00000000">
        <w:rPr>
          <w:b w:val="1"/>
          <w:bCs w:val="1"/>
          <w:rtl w:val="0"/>
        </w:rPr>
        <w:t xml:space="preserve">[choices]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What is Survival Planet: Alien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i w:val="1"/>
                <w:iCs w:val="1"/>
              </w:rPr>
            </w:pPr>
            <w:r w:rsidDel="00000000" w:rsidR="00000000" w:rsidRPr="00000000">
              <w:rPr>
                <w:i w:val="1"/>
                <w:iCs w:val="1"/>
                <w:rtl w:val="0"/>
              </w:rPr>
              <w:t xml:space="preserve">How are you planning to livestream?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Why aren’t you planting the seeds?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Let’s forget about your livestream and get to work on the food issue.</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5"/>
        <w:rPr>
          <w:b w:val="1"/>
          <w:bCs w:val="1"/>
        </w:rPr>
      </w:pPr>
      <w:bookmarkStart w:colFirst="0" w:colLast="0" w:name="_oqz4ow7nz8ep" w:id="57"/>
      <w:bookmarkEnd w:id="57"/>
      <w:r w:rsidDel="00000000" w:rsidR="00000000" w:rsidRPr="00000000">
        <w:rPr>
          <w:rtl w:val="0"/>
        </w:rPr>
        <w:t xml:space="preserve">TERA </w:t>
      </w:r>
      <w:r w:rsidDel="00000000" w:rsidR="00000000" w:rsidRPr="00000000">
        <w:rPr>
          <w:b w:val="1"/>
          <w:bCs w:val="1"/>
          <w:rtl w:val="0"/>
        </w:rPr>
        <w:t xml:space="preserve">[conversation]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It’s a continuation of my latest survival series! I film one every time I go somewhere new–WAT247 is going to be a GOLDMINE of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i w:val="1"/>
                <w:iCs w:val="1"/>
              </w:rPr>
            </w:pPr>
            <w:r w:rsidDel="00000000" w:rsidR="00000000" w:rsidRPr="00000000">
              <w:rPr>
                <w:i w:val="1"/>
                <w:iCs w:val="1"/>
                <w:rtl w:val="0"/>
              </w:rPr>
              <w:t xml:space="preserve">Anderson left all of our emergency broadcasting equipment out in the open… I just plugged my video feed right into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i w:val="1"/>
                <w:iCs w:val="1"/>
              </w:rPr>
            </w:pPr>
            <w:r w:rsidDel="00000000" w:rsidR="00000000" w:rsidRPr="00000000">
              <w:rPr>
                <w:i w:val="1"/>
                <w:iCs w:val="1"/>
                <w:rtl w:val="0"/>
              </w:rPr>
              <w:t xml:space="preserve">Most of my video equipment was lost out in the wilderness during the crash. I </w:t>
            </w:r>
            <w:r w:rsidDel="00000000" w:rsidR="00000000" w:rsidRPr="00000000">
              <w:rPr>
                <w:i w:val="1"/>
                <w:iCs w:val="1"/>
                <w:rtl w:val="0"/>
              </w:rPr>
              <w:t xml:space="preserve">need to get that set up first so I can film our entire survival story right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&lt;CLOSES CONVERSATION&gt;</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5"/>
        <w:rPr>
          <w:b w:val="1"/>
          <w:bCs w:val="1"/>
        </w:rPr>
      </w:pPr>
      <w:bookmarkStart w:colFirst="0" w:colLast="0" w:name="_6rs04g6efcfj" w:id="58"/>
      <w:bookmarkEnd w:id="58"/>
      <w:r w:rsidDel="00000000" w:rsidR="00000000" w:rsidRPr="00000000">
        <w:rPr>
          <w:rtl w:val="0"/>
        </w:rPr>
        <w:t xml:space="preserve">TERA</w:t>
      </w:r>
      <w:r w:rsidDel="00000000" w:rsidR="00000000" w:rsidRPr="00000000">
        <w:rPr>
          <w:rtl w:val="0"/>
        </w:rPr>
        <w:t xml:space="preserve"> </w:t>
      </w:r>
      <w:r w:rsidDel="00000000" w:rsidR="00000000" w:rsidRPr="00000000">
        <w:rPr>
          <w:b w:val="1"/>
          <w:bCs w:val="1"/>
          <w:rtl w:val="0"/>
        </w:rPr>
        <w:t xml:space="preserve">[conversation]</w:t>
      </w:r>
    </w:p>
    <w:p w:rsidR="00000000" w:rsidDel="00000000" w:rsidP="00000000" w:rsidRDefault="00000000" w:rsidRPr="00000000" w14:paraId="000000E8">
      <w:pPr>
        <w:pStyle w:val="Heading6"/>
        <w:rPr/>
      </w:pPr>
      <w:bookmarkStart w:colFirst="0" w:colLast="0" w:name="_ek879eolrh2v" w:id="59"/>
      <w:bookmarkEnd w:id="59"/>
      <w:r w:rsidDel="00000000" w:rsidR="00000000" w:rsidRPr="00000000">
        <w:rPr>
          <w:rtl w:val="0"/>
        </w:rPr>
        <w:t xml:space="preserve">Let’s make a deal: if you can find the rest of my video equipment that came down in the crash, I’ll get those seeds planted. It’s a win-win for my livestream and our food supplies! </w:t>
      </w:r>
      <w:r w:rsidDel="00000000" w:rsidR="00000000" w:rsidRPr="00000000">
        <w:rPr>
          <w:rtl w:val="0"/>
        </w:rPr>
        <w:t xml:space="preserve">My equipment crates </w:t>
      </w:r>
      <w:r w:rsidDel="00000000" w:rsidR="00000000" w:rsidRPr="00000000">
        <w:rPr>
          <w:rtl w:val="0"/>
        </w:rPr>
        <w:t xml:space="preserve">landed upstream of our current location, so check your map and head that direction while I </w:t>
      </w:r>
      <w:r w:rsidDel="00000000" w:rsidR="00000000" w:rsidRPr="00000000">
        <w:rPr>
          <w:rtl w:val="0"/>
        </w:rPr>
        <w:t xml:space="preserve">get things sorted here.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{Popup: “Mission: Supply Run assigned”}</w:t>
      </w:r>
    </w:p>
    <w:bookmarkStart w:colFirst="0" w:colLast="0" w:name="q41ur3kdq048" w:id="60"/>
    <w:bookmarkEnd w:id="60"/>
    <w:p w:rsidR="00000000" w:rsidDel="00000000" w:rsidP="00000000" w:rsidRDefault="00000000" w:rsidRPr="00000000" w14:paraId="000000EB">
      <w:pPr>
        <w:rPr>
          <w:b w:val="1"/>
          <w:bCs w:val="1"/>
        </w:rPr>
      </w:pPr>
      <w:r w:rsidDel="00000000" w:rsidR="00000000" w:rsidRPr="00000000">
        <w:rPr>
          <w:b w:val="1"/>
          <w:bCs w:val="1"/>
          <w:rtl w:val="0"/>
        </w:rPr>
        <w:t xml:space="preserve">{Quest Tracker: “Look for Tera’s supply crates upstream of her camp.”}</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Player departs to find crates.</w:t>
      </w:r>
    </w:p>
    <w:p w:rsidR="00000000" w:rsidDel="00000000" w:rsidP="00000000" w:rsidRDefault="00000000" w:rsidRPr="00000000" w14:paraId="000000EE">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player heads downstream of location)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pStyle w:val="Heading5"/>
              <w:rPr>
                <w:b w:val="1"/>
                <w:bCs w:val="1"/>
              </w:rPr>
            </w:pPr>
            <w:bookmarkStart w:colFirst="0" w:colLast="0" w:name="_e7funanv442k" w:id="61"/>
            <w:bookmarkEnd w:id="61"/>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0F2">
            <w:pPr>
              <w:rPr>
                <w:i w:val="1"/>
                <w:iCs w:val="1"/>
                <w:color w:val="212121"/>
              </w:rPr>
            </w:pPr>
            <w:r w:rsidDel="00000000" w:rsidR="00000000" w:rsidRPr="00000000">
              <w:rPr>
                <w:i w:val="1"/>
                <w:iCs w:val="1"/>
                <w:color w:val="212121"/>
                <w:rtl w:val="0"/>
              </w:rPr>
              <w:t xml:space="preserve">Whoa there, TK, I said the crates were upstream of our location. Remember that water flows downriver from high elevations to lower elevations due to gravity. This means that rivers and streams flow into the ocean since it has the lowest elevation.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(If player heads upstream of location)</w:t>
            </w:r>
          </w:p>
          <w:p w:rsidR="00000000" w:rsidDel="00000000" w:rsidP="00000000" w:rsidRDefault="00000000" w:rsidRPr="00000000" w14:paraId="000000F4">
            <w:pPr>
              <w:widowControl w:val="0"/>
              <w:spacing w:line="240" w:lineRule="auto"/>
              <w:rPr/>
            </w:pPr>
            <w:r w:rsidDel="00000000" w:rsidR="00000000" w:rsidRPr="00000000">
              <w:rPr>
                <w:rtl w:val="0"/>
              </w:rPr>
            </w:r>
          </w:p>
          <w:p w:rsidR="00000000" w:rsidDel="00000000" w:rsidP="00000000" w:rsidRDefault="00000000" w:rsidRPr="00000000" w14:paraId="000000F5">
            <w:pPr>
              <w:pStyle w:val="Heading5"/>
              <w:rPr>
                <w:b w:val="1"/>
                <w:bCs w:val="1"/>
              </w:rPr>
            </w:pPr>
            <w:bookmarkStart w:colFirst="0" w:colLast="0" w:name="_k4vxu8npqd0s" w:id="62"/>
            <w:bookmarkEnd w:id="62"/>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0F6">
            <w:pPr>
              <w:rPr>
                <w:i w:val="1"/>
                <w:iCs w:val="1"/>
                <w:color w:val="212121"/>
              </w:rPr>
            </w:pPr>
            <w:r w:rsidDel="00000000" w:rsidR="00000000" w:rsidRPr="00000000">
              <w:rPr>
                <w:i w:val="1"/>
                <w:iCs w:val="1"/>
                <w:color w:val="212121"/>
                <w:rtl w:val="0"/>
              </w:rPr>
              <w:t xml:space="preserve">Nice. You’re headed the right direction. I managed to get the exact locations of the crates. I'll mark the closest one on your map.</w:t>
            </w:r>
          </w:p>
          <w:p w:rsidR="00000000" w:rsidDel="00000000" w:rsidP="00000000" w:rsidRDefault="00000000" w:rsidRPr="00000000" w14:paraId="000000F7">
            <w:pPr>
              <w:rPr>
                <w:i w:val="1"/>
                <w:iCs w:val="1"/>
                <w:color w:val="21212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{Waypoint: The closest supply crate}</w:t>
            </w:r>
          </w:p>
          <w:bookmarkStart w:colFirst="0" w:colLast="0" w:name="t7e2r44jguvg" w:id="63"/>
          <w:bookmarkEnd w:id="63"/>
          <w:p w:rsidR="00000000" w:rsidDel="00000000" w:rsidP="00000000" w:rsidRDefault="00000000" w:rsidRPr="00000000" w14:paraId="000000FA">
            <w:pPr>
              <w:rPr>
                <w:b w:val="1"/>
                <w:bCs w:val="1"/>
              </w:rPr>
            </w:pPr>
            <w:r w:rsidDel="00000000" w:rsidR="00000000" w:rsidRPr="00000000">
              <w:rPr>
                <w:b w:val="1"/>
                <w:bCs w:val="1"/>
                <w:rtl w:val="0"/>
              </w:rPr>
              <w:t xml:space="preserve">{Quest Tracker: “Retrieve the nearby supply crate.”}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player heads east/west of location)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D">
            <w:pPr>
              <w:pStyle w:val="Heading5"/>
              <w:rPr>
                <w:b w:val="1"/>
                <w:bCs w:val="1"/>
              </w:rPr>
            </w:pPr>
            <w:bookmarkStart w:colFirst="0" w:colLast="0" w:name="_u8jzc4czuccd" w:id="64"/>
            <w:bookmarkEnd w:id="64"/>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0FE">
            <w:pPr>
              <w:widowControl w:val="0"/>
              <w:spacing w:line="240" w:lineRule="auto"/>
              <w:rPr>
                <w:b w:val="1"/>
                <w:bCs w:val="1"/>
                <w:i w:val="1"/>
                <w:iCs w:val="1"/>
                <w:sz w:val="24"/>
                <w:szCs w:val="24"/>
              </w:rPr>
            </w:pPr>
            <w:r w:rsidDel="00000000" w:rsidR="00000000" w:rsidRPr="00000000">
              <w:rPr>
                <w:i w:val="1"/>
                <w:iCs w:val="1"/>
                <w:rtl w:val="0"/>
              </w:rPr>
              <w:t xml:space="preserve">Head upstream of our location while I look for the exact crate locations.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ind w:left="0" w:firstLine="0"/>
              <w:rPr>
                <w:b w:val="1"/>
                <w:bCs w:val="1"/>
              </w:rPr>
            </w:pPr>
            <w:r w:rsidDel="00000000" w:rsidR="00000000" w:rsidRPr="00000000">
              <w:rPr>
                <w:rtl w:val="0"/>
              </w:rPr>
            </w:r>
          </w:p>
        </w:tc>
      </w:tr>
    </w:tbl>
    <w:p w:rsidR="00000000" w:rsidDel="00000000" w:rsidP="00000000" w:rsidRDefault="00000000" w:rsidRPr="00000000" w14:paraId="00000100">
      <w:pPr>
        <w:rPr>
          <w:b w:val="1"/>
          <w:bCs w:val="1"/>
        </w:rPr>
      </w:pPr>
      <w:r w:rsidDel="00000000" w:rsidR="00000000" w:rsidRPr="00000000">
        <w:rPr>
          <w:b w:val="1"/>
          <w:bCs w:val="1"/>
          <w:rtl w:val="0"/>
        </w:rPr>
        <w:t xml:space="preserve">{Visual Representation of Above Feedback: </w:t>
      </w:r>
      <w:hyperlink r:id="rId8">
        <w:r w:rsidDel="00000000" w:rsidR="00000000" w:rsidRPr="00000000">
          <w:rPr>
            <w:b w:val="1"/>
            <w:bCs w:val="1"/>
            <w:color w:val="0000ee"/>
            <w:u w:val="single"/>
            <w:rtl w:val="0"/>
          </w:rPr>
          <w:t xml:space="preserve">U3 Map Locations</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EXT. RIVER WILDS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Player finds the first crate, attempts to move it, and fails.</w:t>
      </w:r>
      <w:r w:rsidDel="00000000" w:rsidR="00000000" w:rsidRPr="00000000">
        <w:rPr>
          <w:rtl w:val="0"/>
        </w:rPr>
      </w:r>
    </w:p>
    <w:bookmarkStart w:colFirst="0" w:colLast="0" w:name="2o2m3sf3z6l9" w:id="65"/>
    <w:bookmarkEnd w:id="65"/>
    <w:p w:rsidR="00000000" w:rsidDel="00000000" w:rsidP="00000000" w:rsidRDefault="00000000" w:rsidRPr="00000000" w14:paraId="00000105">
      <w:pPr>
        <w:rPr>
          <w:b w:val="1"/>
          <w:bCs w:val="1"/>
        </w:rPr>
      </w:pPr>
      <w:r w:rsidDel="00000000" w:rsidR="00000000" w:rsidRPr="00000000">
        <w:rPr>
          <w:b w:val="1"/>
          <w:bCs w:val="1"/>
          <w:rtl w:val="0"/>
        </w:rPr>
        <w:t xml:space="preserve">{Input: Press [E/Action button] to pick up crate}</w:t>
      </w:r>
    </w:p>
    <w:p w:rsidR="00000000" w:rsidDel="00000000" w:rsidP="00000000" w:rsidRDefault="00000000" w:rsidRPr="00000000" w14:paraId="00000106">
      <w:pPr>
        <w:rPr>
          <w:b w:val="1"/>
          <w:bCs w:val="1"/>
        </w:rPr>
      </w:pPr>
      <w:r w:rsidDel="00000000" w:rsidR="00000000" w:rsidRPr="00000000">
        <w:rPr>
          <w:b w:val="1"/>
          <w:bCs w:val="1"/>
          <w:rtl w:val="0"/>
        </w:rPr>
        <w:t xml:space="preserve">{Animation (Art): Player strains to push or lift the crate, then gives up, visibly exhausted}</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pStyle w:val="Heading5"/>
        <w:rPr>
          <w:b w:val="1"/>
          <w:bCs w:val="1"/>
        </w:rPr>
      </w:pPr>
      <w:bookmarkStart w:colFirst="0" w:colLast="0" w:name="_63m9wabi35y4" w:id="66"/>
      <w:bookmarkEnd w:id="66"/>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09">
      <w:pPr>
        <w:pStyle w:val="Heading6"/>
        <w:ind w:right="2160"/>
        <w:rPr/>
      </w:pPr>
      <w:bookmarkStart w:colFirst="0" w:colLast="0" w:name="_eob35pfn3o8h" w:id="67"/>
      <w:bookmarkEnd w:id="67"/>
      <w:r w:rsidDel="00000000" w:rsidR="00000000" w:rsidRPr="00000000">
        <w:rPr>
          <w:rtl w:val="0"/>
        </w:rPr>
        <w:t xml:space="preserve">This load appears to be several times your maximum carrying capacity.</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5"/>
        <w:rPr>
          <w:b w:val="1"/>
          <w:bCs w:val="1"/>
        </w:rPr>
      </w:pPr>
      <w:bookmarkStart w:colFirst="0" w:colLast="0" w:name="_6l765vtax1i5" w:id="68"/>
      <w:bookmarkEnd w:id="68"/>
      <w:r w:rsidDel="00000000" w:rsidR="00000000" w:rsidRPr="00000000">
        <w:rPr>
          <w:rtl w:val="0"/>
        </w:rPr>
        <w:t xml:space="preserve">PLAYER </w:t>
      </w:r>
      <w:r w:rsidDel="00000000" w:rsidR="00000000" w:rsidRPr="00000000">
        <w:rPr>
          <w:b w:val="1"/>
          <w:bCs w:val="1"/>
          <w:rtl w:val="0"/>
        </w:rPr>
        <w:t xml:space="preserve">[choices]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That’s hilarious coming from someone without a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What about using the hoverboard to get it to the 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And what do you suggest we do?</w:t>
            </w:r>
          </w:p>
        </w:tc>
      </w:tr>
    </w:tbl>
    <w:p w:rsidR="00000000" w:rsidDel="00000000" w:rsidP="00000000" w:rsidRDefault="00000000" w:rsidRPr="00000000" w14:paraId="0000010F">
      <w:pPr>
        <w:rPr>
          <w:i w:val="1"/>
          <w:iCs w:val="1"/>
        </w:rPr>
      </w:pPr>
      <w:r w:rsidDel="00000000" w:rsidR="00000000" w:rsidRPr="00000000">
        <w:rPr>
          <w:rtl w:val="0"/>
        </w:rPr>
      </w:r>
    </w:p>
    <w:p w:rsidR="00000000" w:rsidDel="00000000" w:rsidP="00000000" w:rsidRDefault="00000000" w:rsidRPr="00000000" w14:paraId="00000110">
      <w:pPr>
        <w:pStyle w:val="Heading5"/>
        <w:rPr>
          <w:b w:val="1"/>
          <w:bCs w:val="1"/>
          <w:i w:val="1"/>
          <w:iCs w:val="1"/>
        </w:rPr>
      </w:pPr>
      <w:bookmarkStart w:colFirst="0" w:colLast="0" w:name="_z4pfblejhkm4" w:id="69"/>
      <w:bookmarkEnd w:id="69"/>
      <w:r w:rsidDel="00000000" w:rsidR="00000000" w:rsidRPr="00000000">
        <w:rPr>
          <w:i w:val="1"/>
          <w:iCs w:val="1"/>
          <w:rtl w:val="0"/>
        </w:rPr>
        <w:t xml:space="preserve">DANI </w:t>
      </w:r>
      <w:r w:rsidDel="00000000" w:rsidR="00000000" w:rsidRPr="00000000">
        <w:rPr>
          <w:b w:val="1"/>
          <w:bCs w:val="1"/>
          <w:i w:val="1"/>
          <w:iCs w:val="1"/>
          <w:rtl w:val="0"/>
        </w:rPr>
        <w:t xml:space="preserve">[gameplay]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i w:val="1"/>
                <w:iCs w:val="1"/>
              </w:rPr>
            </w:pPr>
            <w:r w:rsidDel="00000000" w:rsidR="00000000" w:rsidRPr="00000000">
              <w:rPr>
                <w:i w:val="1"/>
                <w:iCs w:val="1"/>
                <w:rtl w:val="0"/>
              </w:rPr>
              <w:t xml:space="preserve">I </w:t>
            </w:r>
            <w:r w:rsidDel="00000000" w:rsidR="00000000" w:rsidRPr="00000000">
              <w:rPr>
                <w:rtl w:val="0"/>
              </w:rPr>
              <w:t xml:space="preserve">am</w:t>
            </w:r>
            <w:r w:rsidDel="00000000" w:rsidR="00000000" w:rsidRPr="00000000">
              <w:rPr>
                <w:i w:val="1"/>
                <w:iCs w:val="1"/>
                <w:rtl w:val="0"/>
              </w:rPr>
              <w:t xml:space="preserve"> known for my humor subroutines. If </w:t>
            </w:r>
            <w:r w:rsidDel="00000000" w:rsidR="00000000" w:rsidRPr="00000000">
              <w:rPr>
                <w:i w:val="1"/>
                <w:iCs w:val="1"/>
                <w:rtl w:val="0"/>
              </w:rPr>
              <w:t xml:space="preserve">you place a crate on the hoverboard, you can move it to a river and allow the current to float the crate back to Tera.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i w:val="1"/>
                <w:iCs w:val="1"/>
              </w:rPr>
            </w:pPr>
            <w:r w:rsidDel="00000000" w:rsidR="00000000" w:rsidRPr="00000000">
              <w:rPr>
                <w:i w:val="1"/>
                <w:iCs w:val="1"/>
                <w:rtl w:val="0"/>
              </w:rPr>
              <w:t xml:space="preserve">That is an excellent plan</w:t>
            </w:r>
            <w:r w:rsidDel="00000000" w:rsidR="00000000" w:rsidRPr="00000000">
              <w:rPr>
                <w:i w:val="1"/>
                <w:iCs w:val="1"/>
                <w:rtl w:val="0"/>
              </w:rPr>
              <w:t xml:space="preserve">.The river’s current will carry the crate back to Tera.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i w:val="1"/>
                <w:iCs w:val="1"/>
              </w:rPr>
            </w:pPr>
            <w:r w:rsidDel="00000000" w:rsidR="00000000" w:rsidRPr="00000000">
              <w:rPr>
                <w:i w:val="1"/>
                <w:iCs w:val="1"/>
                <w:rtl w:val="0"/>
              </w:rPr>
              <w:t xml:space="preserve">If you place a crate on the hoverboard, you can move it to a river and allow the current to float the crate back to Tera. </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bookmarkStart w:colFirst="0" w:colLast="0" w:name="4w79clq4mukk" w:id="70"/>
    <w:bookmarkEnd w:id="70"/>
    <w:p w:rsidR="00000000" w:rsidDel="00000000" w:rsidP="00000000" w:rsidRDefault="00000000" w:rsidRPr="00000000" w14:paraId="00000115">
      <w:pPr>
        <w:rPr>
          <w:b w:val="1"/>
          <w:bCs w:val="1"/>
        </w:rPr>
      </w:pPr>
      <w:r w:rsidDel="00000000" w:rsidR="00000000" w:rsidRPr="00000000">
        <w:rPr>
          <w:b w:val="1"/>
          <w:bCs w:val="1"/>
          <w:rtl w:val="0"/>
        </w:rPr>
        <w:t xml:space="preserve">{Quest Tracker: “Use the hoverboard to lift the crate.”}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5"/>
        <w:rPr>
          <w:b w:val="1"/>
          <w:bCs w:val="1"/>
        </w:rPr>
      </w:pPr>
      <w:bookmarkStart w:colFirst="0" w:colLast="0" w:name="_r4lidqls4z3m" w:id="71"/>
      <w:bookmarkEnd w:id="7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18">
      <w:pPr>
        <w:pStyle w:val="Heading6"/>
        <w:rPr/>
      </w:pPr>
      <w:bookmarkStart w:colFirst="0" w:colLast="0" w:name="_jsotdbs4pklm" w:id="72"/>
      <w:bookmarkEnd w:id="72"/>
      <w:r w:rsidDel="00000000" w:rsidR="00000000" w:rsidRPr="00000000">
        <w:rPr>
          <w:rtl w:val="0"/>
        </w:rPr>
        <w:t xml:space="preserve">We will have to pick the correct location to drop the crates into the river. I will open your map so you may determine which river is most accessible from her location.</w:t>
      </w:r>
      <w:r w:rsidDel="00000000" w:rsidR="00000000" w:rsidRPr="00000000">
        <w:rPr>
          <w:rtl w:val="0"/>
        </w:rPr>
      </w:r>
    </w:p>
    <w:p w:rsidR="00000000" w:rsidDel="00000000" w:rsidP="00000000" w:rsidRDefault="00000000" w:rsidRPr="00000000" w14:paraId="00000119">
      <w:pPr>
        <w:ind w:left="2160" w:right="2160" w:firstLine="0"/>
        <w:rPr>
          <w:i w:val="1"/>
          <w:iCs w:val="1"/>
        </w:rPr>
      </w:pPr>
      <w:r w:rsidDel="00000000" w:rsidR="00000000" w:rsidRPr="00000000">
        <w:rPr>
          <w:rtl w:val="0"/>
        </w:rPr>
      </w:r>
    </w:p>
    <w:bookmarkStart w:colFirst="0" w:colLast="0" w:name="w51dsgme5tvk" w:id="73"/>
    <w:bookmarkEnd w:id="73"/>
    <w:p w:rsidR="00000000" w:rsidDel="00000000" w:rsidP="00000000" w:rsidRDefault="00000000" w:rsidRPr="00000000" w14:paraId="0000011A">
      <w:pPr>
        <w:rPr>
          <w:b w:val="1"/>
          <w:bCs w:val="1"/>
        </w:rPr>
      </w:pPr>
      <w:r w:rsidDel="00000000" w:rsidR="00000000" w:rsidRPr="00000000">
        <w:rPr>
          <w:b w:val="1"/>
          <w:bCs w:val="1"/>
          <w:rtl w:val="0"/>
        </w:rPr>
        <w:t xml:space="preserve">{Map menu opens automatically}</w:t>
      </w:r>
    </w:p>
    <w:p w:rsidR="00000000" w:rsidDel="00000000" w:rsidP="00000000" w:rsidRDefault="00000000" w:rsidRPr="00000000" w14:paraId="0000011B">
      <w:pPr>
        <w:rPr>
          <w:b w:val="1"/>
          <w:bCs w:val="1"/>
        </w:rPr>
      </w:pPr>
      <w:r w:rsidDel="00000000" w:rsidR="00000000" w:rsidRPr="00000000">
        <w:rPr>
          <w:b w:val="1"/>
          <w:bCs w:val="1"/>
          <w:i w:val="1"/>
          <w:iCs w:val="1"/>
          <w:rtl w:val="0"/>
        </w:rPr>
        <w:t xml:space="preserve">[Note: During this task, disable map icon for Tera’s camp and enable one for where she stands next to the river]</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5"/>
        <w:rPr>
          <w:b w:val="1"/>
          <w:bCs w:val="1"/>
        </w:rPr>
      </w:pPr>
      <w:bookmarkStart w:colFirst="0" w:colLast="0" w:name="_frkp2lvsqtpj" w:id="74"/>
      <w:bookmarkEnd w:id="74"/>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1E">
      <w:pPr>
        <w:pStyle w:val="Heading6"/>
        <w:ind w:right="2160"/>
        <w:rPr/>
      </w:pPr>
      <w:bookmarkStart w:colFirst="0" w:colLast="0" w:name="_x4cpenqucmkl" w:id="75"/>
      <w:bookmarkEnd w:id="75"/>
      <w:r w:rsidDel="00000000" w:rsidR="00000000" w:rsidRPr="00000000">
        <w:rPr>
          <w:rtl w:val="0"/>
        </w:rPr>
        <w:t xml:space="preserve">Both of these rivers start at the South and their currents run North.</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shd w:fill="fff2cc" w:val="clear"/>
        </w:rPr>
      </w:pPr>
      <w:r w:rsidDel="00000000" w:rsidR="00000000" w:rsidRPr="00000000">
        <w:rPr>
          <w:shd w:fill="fff2cc" w:val="clear"/>
          <w:rtl w:val="0"/>
        </w:rPr>
        <w:t xml:space="preserve">{</w:t>
      </w:r>
      <w:r w:rsidDel="00000000" w:rsidR="00000000" w:rsidRPr="00000000">
        <w:rPr>
          <w:b w:val="1"/>
          <w:bCs w:val="1"/>
          <w:shd w:fill="fff2cc" w:val="clear"/>
          <w:rtl w:val="0"/>
        </w:rPr>
        <w:t xml:space="preserve">Animation</w:t>
      </w:r>
      <w:r w:rsidDel="00000000" w:rsidR="00000000" w:rsidRPr="00000000">
        <w:rPr>
          <w:shd w:fill="fff2cc" w:val="clear"/>
          <w:rtl w:val="0"/>
        </w:rPr>
        <w:t xml:space="preserve">: </w:t>
      </w:r>
      <w:r w:rsidDel="00000000" w:rsidR="00000000" w:rsidRPr="00000000">
        <w:rPr>
          <w:shd w:fill="fff2cc" w:val="clear"/>
          <w:rtl w:val="0"/>
        </w:rPr>
        <w:t xml:space="preserve">Player puts the crate on the hoverboard and pushes it to a river}</w:t>
      </w:r>
    </w:p>
    <w:bookmarkStart w:colFirst="0" w:colLast="0" w:name="kix.f3cqih4hh7l2" w:id="76"/>
    <w:bookmarkEnd w:id="76"/>
    <w:p w:rsidR="00000000" w:rsidDel="00000000" w:rsidP="00000000" w:rsidRDefault="00000000" w:rsidRPr="00000000" w14:paraId="00000121">
      <w:pPr>
        <w:rPr>
          <w:b w:val="1"/>
          <w:bCs w:val="1"/>
        </w:rPr>
      </w:pPr>
      <w:r w:rsidDel="00000000" w:rsidR="00000000" w:rsidRPr="00000000">
        <w:rPr>
          <w:b w:val="1"/>
          <w:bCs w:val="1"/>
          <w:rtl w:val="0"/>
        </w:rPr>
        <w:t xml:space="preserve">{Input: Press [E/Action button] to pick up crate.}</w:t>
      </w:r>
    </w:p>
    <w:p w:rsidR="00000000" w:rsidDel="00000000" w:rsidP="00000000" w:rsidRDefault="00000000" w:rsidRPr="00000000" w14:paraId="00000122">
      <w:pPr>
        <w:rPr>
          <w:b w:val="1"/>
          <w:bCs w:val="1"/>
        </w:rPr>
      </w:pPr>
      <w:r w:rsidDel="00000000" w:rsidR="00000000" w:rsidRPr="00000000">
        <w:rPr>
          <w:b w:val="1"/>
          <w:bCs w:val="1"/>
          <w:rtl w:val="0"/>
        </w:rPr>
        <w:t xml:space="preserve">{Quest Tracker: “Grab hold of the crate.”}</w:t>
      </w:r>
    </w:p>
    <w:p w:rsidR="00000000" w:rsidDel="00000000" w:rsidP="00000000" w:rsidRDefault="00000000" w:rsidRPr="00000000" w14:paraId="00000123">
      <w:pPr>
        <w:rPr>
          <w:b w:val="1"/>
          <w:bCs w:val="1"/>
        </w:rPr>
      </w:pPr>
      <w:r w:rsidDel="00000000" w:rsidR="00000000" w:rsidRPr="00000000">
        <w:rPr>
          <w:b w:val="1"/>
          <w:bCs w:val="1"/>
          <w:rtl w:val="0"/>
        </w:rPr>
        <w:t xml:space="preserve">{Input: Press [E/Action button] to grab hold of the crate.}</w:t>
      </w:r>
    </w:p>
    <w:p w:rsidR="00000000" w:rsidDel="00000000" w:rsidP="00000000" w:rsidRDefault="00000000" w:rsidRPr="00000000" w14:paraId="00000124">
      <w:pPr>
        <w:rPr>
          <w:b w:val="1"/>
          <w:bCs w:val="1"/>
        </w:rPr>
      </w:pPr>
      <w:r w:rsidDel="00000000" w:rsidR="00000000" w:rsidRPr="00000000">
        <w:rPr>
          <w:b w:val="1"/>
          <w:bCs w:val="1"/>
          <w:rtl w:val="0"/>
        </w:rPr>
        <w:t xml:space="preserve">{Quest Tracker: “Push the crate to the river to carry it to Tera’s camp.”}</w:t>
      </w:r>
    </w:p>
    <w:p w:rsidR="00000000" w:rsidDel="00000000" w:rsidP="00000000" w:rsidRDefault="00000000" w:rsidRPr="00000000" w14:paraId="00000125">
      <w:pPr>
        <w:rPr/>
      </w:pPr>
      <w:r w:rsidDel="00000000" w:rsidR="00000000" w:rsidRPr="00000000">
        <w:rPr>
          <w:b w:val="1"/>
          <w:bCs w:val="1"/>
          <w:rtl w:val="0"/>
        </w:rPr>
        <w:t xml:space="preserve">{Input: Press [W/Forward] and [S/Backward] to push/pull crate}</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b9y13mg06rcb" w:id="77"/>
          <w:bookmarkEnd w:id="77"/>
          <w:p w:rsidR="00000000" w:rsidDel="00000000" w:rsidP="00000000" w:rsidRDefault="00000000" w:rsidRPr="00000000" w14:paraId="00000127">
            <w:pPr>
              <w:rPr>
                <w:i w:val="1"/>
                <w:iCs w:val="1"/>
              </w:rPr>
            </w:pPr>
            <w:r w:rsidDel="00000000" w:rsidR="00000000" w:rsidRPr="00000000">
              <w:rPr>
                <w:b w:val="1"/>
                <w:bCs w:val="1"/>
                <w:shd w:fill="fff2cc" w:val="clear"/>
                <w:rtl w:val="0"/>
              </w:rPr>
              <w:t xml:space="preserve">(The first time </w:t>
            </w:r>
            <w:r w:rsidDel="00000000" w:rsidR="00000000" w:rsidRPr="00000000">
              <w:rPr>
                <w:b w:val="1"/>
                <w:bCs w:val="1"/>
                <w:shd w:fill="fff2cc" w:val="clear"/>
                <w:rtl w:val="0"/>
              </w:rPr>
              <w:t xml:space="preserve">playe</w:t>
            </w:r>
            <w:r w:rsidDel="00000000" w:rsidR="00000000" w:rsidRPr="00000000">
              <w:rPr>
                <w:b w:val="1"/>
                <w:bCs w:val="1"/>
                <w:shd w:fill="fff2cc" w:val="clear"/>
                <w:rtl w:val="0"/>
              </w:rPr>
              <w:t xml:space="preserve">r throws crate into correct river.)</w:t>
            </w:r>
            <w:r w:rsidDel="00000000" w:rsidR="00000000" w:rsidRPr="00000000">
              <w:rPr>
                <w:rtl w:val="0"/>
              </w:rPr>
            </w:r>
          </w:p>
          <w:p w:rsidR="00000000" w:rsidDel="00000000" w:rsidP="00000000" w:rsidRDefault="00000000" w:rsidRPr="00000000" w14:paraId="00000128">
            <w:pPr>
              <w:ind w:right="0"/>
              <w:jc w:val="right"/>
              <w:rPr/>
            </w:pPr>
            <w:r w:rsidDel="00000000" w:rsidR="00000000" w:rsidRPr="00000000">
              <w:rPr>
                <w:rtl w:val="0"/>
              </w:rPr>
              <w:t xml:space="preserve">CUT TO:</w:t>
            </w:r>
          </w:p>
          <w:p w:rsidR="00000000" w:rsidDel="00000000" w:rsidP="00000000" w:rsidRDefault="00000000" w:rsidRPr="00000000" w14:paraId="00000129">
            <w:pPr>
              <w:ind w:right="0"/>
              <w:rPr>
                <w:i w:val="1"/>
                <w:iCs w:val="1"/>
              </w:rPr>
            </w:pPr>
            <w:r w:rsidDel="00000000" w:rsidR="00000000" w:rsidRPr="00000000">
              <w:rPr>
                <w:rtl w:val="0"/>
              </w:rPr>
            </w:r>
          </w:p>
          <w:bookmarkStart w:colFirst="0" w:colLast="0" w:name="ss850j60ne9j" w:id="78"/>
          <w:bookmarkEnd w:id="78"/>
          <w:p w:rsidR="00000000" w:rsidDel="00000000" w:rsidP="00000000" w:rsidRDefault="00000000" w:rsidRPr="00000000" w14:paraId="0000012A">
            <w:pPr>
              <w:ind w:right="0"/>
              <w:jc w:val="left"/>
              <w:rPr/>
            </w:pPr>
            <w:r w:rsidDel="00000000" w:rsidR="00000000" w:rsidRPr="00000000">
              <w:rPr>
                <w:b w:val="1"/>
                <w:bCs w:val="1"/>
                <w:shd w:fill="ea9999" w:val="clear"/>
                <w:rtl w:val="0"/>
              </w:rPr>
              <w:t xml:space="preserve">[Cutscene: </w:t>
            </w:r>
            <w:r w:rsidDel="00000000" w:rsidR="00000000" w:rsidRPr="00000000">
              <w:rPr>
                <w:b w:val="1"/>
                <w:bCs w:val="1"/>
                <w:shd w:fill="ea9999" w:val="clear"/>
                <w:rtl w:val="0"/>
              </w:rPr>
              <w:t xml:space="preserve">Tera hauls a crate out of the river, puts it on a skid-steer and moves it back to her base.]</w:t>
            </w:r>
            <w:r w:rsidDel="00000000" w:rsidR="00000000" w:rsidRPr="00000000">
              <w:rPr>
                <w:rtl w:val="0"/>
              </w:rPr>
            </w:r>
          </w:p>
          <w:p w:rsidR="00000000" w:rsidDel="00000000" w:rsidP="00000000" w:rsidRDefault="00000000" w:rsidRPr="00000000" w14:paraId="0000012B">
            <w:pPr>
              <w:pStyle w:val="Heading5"/>
              <w:rPr/>
            </w:pPr>
            <w:bookmarkStart w:colFirst="0" w:colLast="0" w:name="_ranuajjtgov7" w:id="79"/>
            <w:bookmarkEnd w:id="79"/>
            <w:r w:rsidDel="00000000" w:rsidR="00000000" w:rsidRPr="00000000">
              <w:rPr>
                <w:rtl w:val="0"/>
              </w:rPr>
            </w:r>
          </w:p>
          <w:p w:rsidR="00000000" w:rsidDel="00000000" w:rsidP="00000000" w:rsidRDefault="00000000" w:rsidRPr="00000000" w14:paraId="0000012C">
            <w:pPr>
              <w:pStyle w:val="Heading5"/>
              <w:rPr>
                <w:b w:val="1"/>
                <w:bCs w:val="1"/>
              </w:rPr>
            </w:pPr>
            <w:bookmarkStart w:colFirst="0" w:colLast="0" w:name="_rw4sf7orhsc4" w:id="80"/>
            <w:bookmarkEnd w:id="80"/>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12D">
            <w:pPr>
              <w:rPr/>
            </w:pPr>
            <w:r w:rsidDel="00000000" w:rsidR="00000000" w:rsidRPr="00000000">
              <w:rPr>
                <w:i w:val="1"/>
                <w:iCs w:val="1"/>
                <w:rtl w:val="0"/>
              </w:rPr>
              <w:t xml:space="preserve">Hey, I think I see a crate coming my way!</w:t>
            </w:r>
            <w:r w:rsidDel="00000000" w:rsidR="00000000" w:rsidRPr="00000000">
              <w:rPr>
                <w:rtl w:val="0"/>
              </w:rPr>
              <w:t xml:space="preserve"> </w:t>
            </w:r>
          </w:p>
          <w:p w:rsidR="00000000" w:rsidDel="00000000" w:rsidP="00000000" w:rsidRDefault="00000000" w:rsidRPr="00000000" w14:paraId="0000012E">
            <w:pPr>
              <w:rPr>
                <w:i w:val="1"/>
                <w:iCs w:val="1"/>
                <w:shd w:fill="cfe2f3" w:val="clear"/>
              </w:rPr>
            </w:pPr>
            <w:r w:rsidDel="00000000" w:rsidR="00000000" w:rsidRPr="00000000">
              <w:rPr>
                <w:rtl w:val="0"/>
              </w:rPr>
            </w:r>
          </w:p>
          <w:bookmarkStart w:colFirst="0" w:colLast="0" w:name="kix.wjr86fkriay5" w:id="81"/>
          <w:bookmarkEnd w:id="81"/>
          <w:p w:rsidR="00000000" w:rsidDel="00000000" w:rsidP="00000000" w:rsidRDefault="00000000" w:rsidRPr="00000000" w14:paraId="0000012F">
            <w:pPr>
              <w:pStyle w:val="Heading5"/>
              <w:keepNext w:val="0"/>
              <w:keepLines w:val="0"/>
              <w:jc w:val="left"/>
              <w:rPr>
                <w:b w:val="1"/>
                <w:bCs w:val="1"/>
                <w:u w:val="none"/>
                <w:shd w:fill="ea9999" w:val="clear"/>
              </w:rPr>
            </w:pPr>
            <w:bookmarkStart w:colFirst="0" w:colLast="0" w:name="_z1zcd174pbgy" w:id="82"/>
            <w:bookmarkEnd w:id="82"/>
            <w:r w:rsidDel="00000000" w:rsidR="00000000" w:rsidRPr="00000000">
              <w:rPr>
                <w:b w:val="1"/>
                <w:bCs w:val="1"/>
                <w:u w:val="none"/>
                <w:shd w:fill="ea9999" w:val="clear"/>
                <w:rtl w:val="0"/>
              </w:rPr>
              <w:t xml:space="preserve">[/</w:t>
            </w:r>
            <w:r w:rsidDel="00000000" w:rsidR="00000000" w:rsidRPr="00000000">
              <w:rPr>
                <w:b w:val="1"/>
                <w:bCs w:val="1"/>
                <w:u w:val="none"/>
                <w:shd w:fill="ea9999" w:val="clear"/>
                <w:rtl w:val="0"/>
              </w:rPr>
              <w:t xml:space="preserve">C</w:t>
            </w:r>
            <w:r w:rsidDel="00000000" w:rsidR="00000000" w:rsidRPr="00000000">
              <w:rPr>
                <w:b w:val="1"/>
                <w:bCs w:val="1"/>
                <w:u w:val="none"/>
                <w:shd w:fill="ea9999" w:val="clear"/>
                <w:rtl w:val="0"/>
              </w:rPr>
              <w:t xml:space="preserve">utscene] </w:t>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pStyle w:val="Heading5"/>
              <w:rPr>
                <w:b w:val="1"/>
                <w:bCs w:val="1"/>
              </w:rPr>
            </w:pPr>
            <w:bookmarkStart w:colFirst="0" w:colLast="0" w:name="_dadpg39novfe" w:id="83"/>
            <w:bookmarkEnd w:id="83"/>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132">
            <w:pPr>
              <w:ind w:right="0"/>
              <w:rPr>
                <w:i w:val="1"/>
                <w:iCs w:val="1"/>
              </w:rPr>
            </w:pPr>
            <w:r w:rsidDel="00000000" w:rsidR="00000000" w:rsidRPr="00000000">
              <w:rPr>
                <w:i w:val="1"/>
                <w:iCs w:val="1"/>
                <w:rtl w:val="0"/>
              </w:rPr>
              <w:t xml:space="preserve">Looks like you picked the right river, and where you dropped the crate was upstream of my base. Thanks!</w:t>
            </w:r>
          </w:p>
          <w:p w:rsidR="00000000" w:rsidDel="00000000" w:rsidP="00000000" w:rsidRDefault="00000000" w:rsidRPr="00000000" w14:paraId="00000133">
            <w:pPr>
              <w:rPr>
                <w:strike w:val="1"/>
              </w:rPr>
            </w:pPr>
            <w:r w:rsidDel="00000000" w:rsidR="00000000" w:rsidRPr="00000000">
              <w:rPr>
                <w:rtl w:val="0"/>
              </w:rPr>
            </w:r>
          </w:p>
          <w:p w:rsidR="00000000" w:rsidDel="00000000" w:rsidP="00000000" w:rsidRDefault="00000000" w:rsidRPr="00000000" w14:paraId="00000134">
            <w:pPr>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b w:val="1"/>
                <w:bCs w:val="1"/>
                <w:shd w:fill="fff2cc" w:val="clear"/>
              </w:rPr>
            </w:pPr>
            <w:r w:rsidDel="00000000" w:rsidR="00000000" w:rsidRPr="00000000">
              <w:rPr>
                <w:b w:val="1"/>
                <w:bCs w:val="1"/>
                <w:shd w:fill="fff2cc" w:val="clear"/>
                <w:rtl w:val="0"/>
              </w:rPr>
              <w:t xml:space="preserve">{The second or third time player throws crate into the correct river}</w:t>
            </w:r>
          </w:p>
          <w:p w:rsidR="00000000" w:rsidDel="00000000" w:rsidP="00000000" w:rsidRDefault="00000000" w:rsidRPr="00000000" w14:paraId="00000136">
            <w:pPr>
              <w:rPr>
                <w:b w:val="1"/>
                <w:bCs w:val="1"/>
                <w:shd w:fill="fff2cc" w:val="clear"/>
              </w:rPr>
            </w:pPr>
            <w:r w:rsidDel="00000000" w:rsidR="00000000" w:rsidRPr="00000000">
              <w:rPr>
                <w:rtl w:val="0"/>
              </w:rPr>
            </w:r>
          </w:p>
          <w:p w:rsidR="00000000" w:rsidDel="00000000" w:rsidP="00000000" w:rsidRDefault="00000000" w:rsidRPr="00000000" w14:paraId="00000137">
            <w:pPr>
              <w:pStyle w:val="Heading5"/>
              <w:rPr>
                <w:b w:val="1"/>
                <w:bCs w:val="1"/>
              </w:rPr>
            </w:pPr>
            <w:bookmarkStart w:colFirst="0" w:colLast="0" w:name="_hsaorojxy0sz" w:id="84"/>
            <w:bookmarkEnd w:id="84"/>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138">
            <w:pPr>
              <w:rPr/>
            </w:pPr>
            <w:r w:rsidDel="00000000" w:rsidR="00000000" w:rsidRPr="00000000">
              <w:rPr>
                <w:i w:val="1"/>
                <w:iCs w:val="1"/>
                <w:rtl w:val="0"/>
              </w:rPr>
              <w:t xml:space="preserve">That’s one more crate in the right place. Thanks, TK!</w:t>
            </w:r>
            <w:r w:rsidDel="00000000" w:rsidR="00000000" w:rsidRPr="00000000">
              <w:rPr>
                <w:rtl w:val="0"/>
              </w:rPr>
            </w:r>
          </w:p>
          <w:p w:rsidR="00000000" w:rsidDel="00000000" w:rsidP="00000000" w:rsidRDefault="00000000" w:rsidRPr="00000000" w14:paraId="00000139">
            <w:pPr>
              <w:rPr>
                <w:b w:val="1"/>
                <w:bCs w:val="1"/>
                <w:shd w:fill="fff2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b w:val="1"/>
                <w:bCs w:val="1"/>
                <w:shd w:fill="fff2cc" w:val="clear"/>
              </w:rPr>
            </w:pPr>
            <w:r w:rsidDel="00000000" w:rsidR="00000000" w:rsidRPr="00000000">
              <w:rPr>
                <w:b w:val="1"/>
                <w:bCs w:val="1"/>
                <w:shd w:fill="fff2cc" w:val="clear"/>
                <w:rtl w:val="0"/>
              </w:rPr>
              <w:t xml:space="preserve">(If player throws crate in the wrong river.)</w:t>
            </w:r>
          </w:p>
          <w:p w:rsidR="00000000" w:rsidDel="00000000" w:rsidP="00000000" w:rsidRDefault="00000000" w:rsidRPr="00000000" w14:paraId="0000013B">
            <w:pPr>
              <w:rPr>
                <w:u w:val="single"/>
              </w:rPr>
            </w:pPr>
            <w:r w:rsidDel="00000000" w:rsidR="00000000" w:rsidRPr="00000000">
              <w:rPr>
                <w:rtl w:val="0"/>
              </w:rPr>
            </w:r>
          </w:p>
          <w:p w:rsidR="00000000" w:rsidDel="00000000" w:rsidP="00000000" w:rsidRDefault="00000000" w:rsidRPr="00000000" w14:paraId="0000013C">
            <w:pPr>
              <w:pStyle w:val="Heading5"/>
              <w:jc w:val="center"/>
              <w:rPr>
                <w:b w:val="1"/>
                <w:bCs w:val="1"/>
              </w:rPr>
            </w:pPr>
            <w:bookmarkStart w:colFirst="0" w:colLast="0" w:name="_th5i86bkdjoj" w:id="85"/>
            <w:bookmarkEnd w:id="85"/>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13D">
            <w:pPr>
              <w:rPr>
                <w:i w:val="1"/>
                <w:iCs w:val="1"/>
              </w:rPr>
            </w:pPr>
            <w:r w:rsidDel="00000000" w:rsidR="00000000" w:rsidRPr="00000000">
              <w:rPr>
                <w:i w:val="1"/>
                <w:iCs w:val="1"/>
                <w:rtl w:val="0"/>
              </w:rPr>
              <w:t xml:space="preserve">Hey, TK? The locator on the crate seems to be moving far away from me on the other side of a landmass with steep cliffs. I can't get to it in time… aaaaaand it’s gone. Try checking the map to see which river flows by my current location before sending the next crate.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5"/>
        <w:rPr>
          <w:b w:val="1"/>
          <w:bCs w:val="1"/>
        </w:rPr>
      </w:pPr>
      <w:bookmarkStart w:colFirst="0" w:colLast="0" w:name="_9wi0fjr6vl48" w:id="86"/>
      <w:bookmarkEnd w:id="86"/>
      <w:r w:rsidDel="00000000" w:rsidR="00000000" w:rsidRPr="00000000">
        <w:rPr>
          <w:rtl w:val="0"/>
        </w:rPr>
        <w:t xml:space="preserve">TERA </w:t>
      </w:r>
      <w:r w:rsidDel="00000000" w:rsidR="00000000" w:rsidRPr="00000000">
        <w:rPr>
          <w:b w:val="1"/>
          <w:bCs w:val="1"/>
          <w:rtl w:val="0"/>
        </w:rPr>
        <w:t xml:space="preserve">[call]</w:t>
      </w:r>
    </w:p>
    <w:p w:rsidR="00000000" w:rsidDel="00000000" w:rsidP="00000000" w:rsidRDefault="00000000" w:rsidRPr="00000000" w14:paraId="00000142">
      <w:pPr>
        <w:pStyle w:val="Heading6"/>
        <w:rPr/>
      </w:pPr>
      <w:bookmarkStart w:colFirst="0" w:colLast="0" w:name="_p2ddbu8kxf7w" w:id="87"/>
      <w:bookmarkEnd w:id="87"/>
      <w:r w:rsidDel="00000000" w:rsidR="00000000" w:rsidRPr="00000000">
        <w:rPr>
          <w:rtl w:val="0"/>
        </w:rPr>
        <w:t xml:space="preserve">Now that you’ve found the first one, I’ll send you the locations of the other two crates.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{Waypoint: The other two supply crates}</w:t>
      </w:r>
    </w:p>
    <w:p w:rsidR="00000000" w:rsidDel="00000000" w:rsidP="00000000" w:rsidRDefault="00000000" w:rsidRPr="00000000" w14:paraId="00000145">
      <w:pPr>
        <w:rPr>
          <w:b w:val="1"/>
          <w:bCs w:val="1"/>
        </w:rPr>
      </w:pPr>
      <w:r w:rsidDel="00000000" w:rsidR="00000000" w:rsidRPr="00000000">
        <w:rPr>
          <w:b w:val="1"/>
          <w:bCs w:val="1"/>
          <w:rtl w:val="0"/>
        </w:rPr>
        <w:t xml:space="preserve">{Quest Tracker: “Retrieve the second crate.”}</w:t>
      </w:r>
    </w:p>
    <w:p w:rsidR="00000000" w:rsidDel="00000000" w:rsidP="00000000" w:rsidRDefault="00000000" w:rsidRPr="00000000" w14:paraId="00000146">
      <w:pPr>
        <w:rPr>
          <w:b w:val="1"/>
          <w:bCs w:val="1"/>
        </w:rPr>
      </w:pPr>
      <w:r w:rsidDel="00000000" w:rsidR="00000000" w:rsidRPr="00000000">
        <w:rPr>
          <w:b w:val="1"/>
          <w:bCs w:val="1"/>
          <w:rtl w:val="0"/>
        </w:rPr>
        <w:t xml:space="preserve">{Quest Tracker: “Retrieve the third crate.”}</w:t>
      </w:r>
    </w:p>
    <w:p w:rsidR="00000000" w:rsidDel="00000000" w:rsidP="00000000" w:rsidRDefault="00000000" w:rsidRPr="00000000" w14:paraId="00000147">
      <w:pPr>
        <w:jc w:val="left"/>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t xml:space="preserve">Player finds and tosses 2 more crates.</w:t>
      </w:r>
      <w:r w:rsidDel="00000000" w:rsidR="00000000" w:rsidRPr="00000000">
        <w:rPr>
          <w:rtl w:val="0"/>
        </w:rPr>
      </w:r>
    </w:p>
    <w:bookmarkStart w:colFirst="0" w:colLast="0" w:name="kix.2chv07t3sov3" w:id="88"/>
    <w:bookmarkEnd w:id="88"/>
    <w:p w:rsidR="00000000" w:rsidDel="00000000" w:rsidP="00000000" w:rsidRDefault="00000000" w:rsidRPr="00000000" w14:paraId="00000149">
      <w:pPr>
        <w:jc w:val="left"/>
        <w:rPr>
          <w:b w:val="1"/>
          <w:bCs w:val="1"/>
        </w:rPr>
      </w:pPr>
      <w:r w:rsidDel="00000000" w:rsidR="00000000" w:rsidRPr="00000000">
        <w:rPr>
          <w:b w:val="1"/>
          <w:bCs w:val="1"/>
          <w:rtl w:val="0"/>
        </w:rPr>
        <w:t xml:space="preserve">{Input: Press [E/Action button] to pick up crate.}</w:t>
      </w:r>
    </w:p>
    <w:p w:rsidR="00000000" w:rsidDel="00000000" w:rsidP="00000000" w:rsidRDefault="00000000" w:rsidRPr="00000000" w14:paraId="0000014A">
      <w:pPr>
        <w:rPr>
          <w:b w:val="1"/>
          <w:bCs w:val="1"/>
        </w:rPr>
      </w:pPr>
      <w:r w:rsidDel="00000000" w:rsidR="00000000" w:rsidRPr="00000000">
        <w:rPr>
          <w:b w:val="1"/>
          <w:bCs w:val="1"/>
          <w:rtl w:val="0"/>
        </w:rPr>
        <w:t xml:space="preserve">{Quest Tracker: “Grab hold of the crate.”}</w:t>
      </w:r>
    </w:p>
    <w:p w:rsidR="00000000" w:rsidDel="00000000" w:rsidP="00000000" w:rsidRDefault="00000000" w:rsidRPr="00000000" w14:paraId="0000014B">
      <w:pPr>
        <w:rPr>
          <w:b w:val="1"/>
          <w:bCs w:val="1"/>
        </w:rPr>
      </w:pPr>
      <w:r w:rsidDel="00000000" w:rsidR="00000000" w:rsidRPr="00000000">
        <w:rPr>
          <w:b w:val="1"/>
          <w:bCs w:val="1"/>
          <w:rtl w:val="0"/>
        </w:rPr>
        <w:t xml:space="preserve">{Input: Press [E/Action button] to grab hold of the crate.}</w:t>
      </w:r>
    </w:p>
    <w:p w:rsidR="00000000" w:rsidDel="00000000" w:rsidP="00000000" w:rsidRDefault="00000000" w:rsidRPr="00000000" w14:paraId="0000014C">
      <w:pPr>
        <w:rPr>
          <w:b w:val="1"/>
          <w:bCs w:val="1"/>
        </w:rPr>
      </w:pPr>
      <w:r w:rsidDel="00000000" w:rsidR="00000000" w:rsidRPr="00000000">
        <w:rPr>
          <w:b w:val="1"/>
          <w:bCs w:val="1"/>
          <w:rtl w:val="0"/>
        </w:rPr>
        <w:t xml:space="preserve">{Quest Tracker: “Push the crate to the river to carry it to Tera’s camp.”}</w:t>
      </w:r>
    </w:p>
    <w:p w:rsidR="00000000" w:rsidDel="00000000" w:rsidP="00000000" w:rsidRDefault="00000000" w:rsidRPr="00000000" w14:paraId="0000014D">
      <w:pPr>
        <w:rPr>
          <w:b w:val="1"/>
          <w:bCs w:val="1"/>
        </w:rPr>
      </w:pPr>
      <w:r w:rsidDel="00000000" w:rsidR="00000000" w:rsidRPr="00000000">
        <w:rPr>
          <w:b w:val="1"/>
          <w:bCs w:val="1"/>
          <w:rtl w:val="0"/>
        </w:rPr>
        <w:t xml:space="preserve">{Input: Press [W/Forward] and [S/Backward] to push/pull crate}</w:t>
      </w:r>
    </w:p>
    <w:p w:rsidR="00000000" w:rsidDel="00000000" w:rsidP="00000000" w:rsidRDefault="00000000" w:rsidRPr="00000000" w14:paraId="0000014E">
      <w:pPr>
        <w:rPr/>
      </w:pPr>
      <w:r w:rsidDel="00000000" w:rsidR="00000000" w:rsidRPr="00000000">
        <w:rPr>
          <w:rtl w:val="0"/>
        </w:rPr>
      </w:r>
    </w:p>
    <w:tbl>
      <w:tblPr>
        <w:tblStyle w:val="Table1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yz7aea4ut4om" w:id="89"/>
          <w:bookmarkEnd w:id="89"/>
          <w:p w:rsidR="00000000" w:rsidDel="00000000" w:rsidP="00000000" w:rsidRDefault="00000000" w:rsidRPr="00000000" w14:paraId="0000014F">
            <w:pPr>
              <w:rPr>
                <w:b w:val="1"/>
                <w:bCs w:val="1"/>
              </w:rPr>
            </w:pPr>
            <w:r w:rsidDel="00000000" w:rsidR="00000000" w:rsidRPr="00000000">
              <w:rPr>
                <w:b w:val="1"/>
                <w:bCs w:val="1"/>
                <w:rtl w:val="0"/>
              </w:rPr>
              <w:t xml:space="preserve">(If Player throws last crate into the wrong river.)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5"/>
              <w:rPr>
                <w:b w:val="1"/>
                <w:bCs w:val="1"/>
              </w:rPr>
            </w:pPr>
            <w:bookmarkStart w:colFirst="0" w:colLast="0" w:name="_bjv10gj15922" w:id="90"/>
            <w:bookmarkEnd w:id="90"/>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152">
            <w:pPr>
              <w:pStyle w:val="Heading6"/>
              <w:rPr/>
            </w:pPr>
            <w:bookmarkStart w:colFirst="0" w:colLast="0" w:name="_h1m4y28yylrr" w:id="91"/>
            <w:bookmarkEnd w:id="91"/>
            <w:r w:rsidDel="00000000" w:rsidR="00000000" w:rsidRPr="00000000">
              <w:rPr>
                <w:rtl w:val="0"/>
              </w:rPr>
              <w:t xml:space="preserve">Well, TK, looks like y</w:t>
            </w:r>
            <w:r w:rsidDel="00000000" w:rsidR="00000000" w:rsidRPr="00000000">
              <w:rPr>
                <w:rtl w:val="0"/>
              </w:rPr>
              <w:t xml:space="preserve">ou picked the wrong river. I guess we can try to use the backup cameras. </w:t>
            </w:r>
            <w:r w:rsidDel="00000000" w:rsidR="00000000" w:rsidRPr="00000000">
              <w:rPr>
                <w:rtl w:val="0"/>
              </w:rPr>
              <w:t xml:space="preserve">Don’t forget </w:t>
            </w:r>
            <w:r w:rsidDel="00000000" w:rsidR="00000000" w:rsidRPr="00000000">
              <w:rPr>
                <w:rtl w:val="0"/>
              </w:rPr>
              <w:t xml:space="preserve"> </w:t>
            </w:r>
            <w:r w:rsidDel="00000000" w:rsidR="00000000" w:rsidRPr="00000000">
              <w:rPr>
                <w:rtl w:val="0"/>
              </w:rPr>
              <w:t xml:space="preserve">to use your map to verify locations next time. </w:t>
            </w:r>
            <w:r w:rsidDel="00000000" w:rsidR="00000000" w:rsidRPr="00000000">
              <w:rPr>
                <w:rtl w:val="0"/>
              </w:rPr>
            </w:r>
          </w:p>
          <w:p w:rsidR="00000000" w:rsidDel="00000000" w:rsidP="00000000" w:rsidRDefault="00000000" w:rsidRPr="00000000" w14:paraId="00000153">
            <w:pPr>
              <w:ind w:right="2160"/>
              <w:rPr>
                <w:i w:val="1"/>
                <w:iCs w:val="1"/>
                <w:shd w:fill="b6d7a8" w:val="clear"/>
              </w:rPr>
            </w:pPr>
            <w:r w:rsidDel="00000000" w:rsidR="00000000" w:rsidRPr="00000000">
              <w:rPr>
                <w:rtl w:val="0"/>
              </w:rPr>
            </w:r>
          </w:p>
          <w:p w:rsidR="00000000" w:rsidDel="00000000" w:rsidP="00000000" w:rsidRDefault="00000000" w:rsidRPr="00000000" w14:paraId="00000154">
            <w:pPr>
              <w:rPr>
                <w:shd w:fill="b6d7a8" w:val="clear"/>
              </w:rPr>
            </w:pPr>
            <w:r w:rsidDel="00000000" w:rsidR="00000000" w:rsidRPr="00000000">
              <w:rPr>
                <w:b w:val="1"/>
                <w:bCs w:val="1"/>
                <w:shd w:fill="b6d7a8" w:val="clear"/>
                <w:rtl w:val="0"/>
              </w:rPr>
              <w:t xml:space="preserve">{Audio: Call hang up SFX plays}</w:t>
            </w:r>
            <w:r w:rsidDel="00000000" w:rsidR="00000000" w:rsidRPr="00000000">
              <w:rPr>
                <w:rtl w:val="0"/>
              </w:rPr>
            </w:r>
          </w:p>
        </w:tc>
      </w:tr>
    </w:tbl>
    <w:p w:rsidR="00000000" w:rsidDel="00000000" w:rsidP="00000000" w:rsidRDefault="00000000" w:rsidRPr="00000000" w14:paraId="00000155">
      <w:pPr>
        <w:ind w:right="2160"/>
        <w:rPr>
          <w:i w:val="1"/>
          <w:iCs w:val="1"/>
        </w:rPr>
      </w:pPr>
      <w:r w:rsidDel="00000000" w:rsidR="00000000" w:rsidRPr="00000000">
        <w:rPr>
          <w:rtl w:val="0"/>
        </w:rPr>
      </w:r>
    </w:p>
    <w:p w:rsidR="00000000" w:rsidDel="00000000" w:rsidP="00000000" w:rsidRDefault="00000000" w:rsidRPr="00000000" w14:paraId="00000156">
      <w:pPr>
        <w:ind w:right="2160"/>
        <w:rPr/>
      </w:pPr>
      <w:r w:rsidDel="00000000" w:rsidR="00000000" w:rsidRPr="00000000">
        <w:rPr>
          <w:rtl w:val="0"/>
        </w:rPr>
        <w:t xml:space="preserve">Player finishes throwing crates.</w:t>
      </w: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{Popup: “Mission: Supply Run updated”}</w:t>
      </w:r>
    </w:p>
    <w:bookmarkStart w:colFirst="0" w:colLast="0" w:name="or7th2ckddln" w:id="92"/>
    <w:bookmarkEnd w:id="92"/>
    <w:p w:rsidR="00000000" w:rsidDel="00000000" w:rsidP="00000000" w:rsidRDefault="00000000" w:rsidRPr="00000000" w14:paraId="00000158">
      <w:pPr>
        <w:ind w:right="2160"/>
        <w:rPr>
          <w:b w:val="1"/>
          <w:bCs w:val="1"/>
        </w:rPr>
      </w:pPr>
      <w:r w:rsidDel="00000000" w:rsidR="00000000" w:rsidRPr="00000000">
        <w:rPr>
          <w:b w:val="1"/>
          <w:bCs w:val="1"/>
          <w:rtl w:val="0"/>
        </w:rPr>
        <w:t xml:space="preserve">{Quest Tracker: “Check back in with Tera”}</w:t>
      </w:r>
    </w:p>
    <w:p w:rsidR="00000000" w:rsidDel="00000000" w:rsidP="00000000" w:rsidRDefault="00000000" w:rsidRPr="00000000" w14:paraId="00000159">
      <w:pPr>
        <w:ind w:right="2160"/>
        <w:rPr>
          <w:u w:val="single"/>
        </w:rPr>
      </w:pPr>
      <w:r w:rsidDel="00000000" w:rsidR="00000000" w:rsidRPr="00000000">
        <w:rPr>
          <w:rtl w:val="0"/>
        </w:rPr>
      </w:r>
    </w:p>
    <w:p w:rsidR="00000000" w:rsidDel="00000000" w:rsidP="00000000" w:rsidRDefault="00000000" w:rsidRPr="00000000" w14:paraId="0000015A">
      <w:pPr>
        <w:pStyle w:val="Heading5"/>
        <w:rPr>
          <w:b w:val="1"/>
          <w:bCs w:val="1"/>
        </w:rPr>
      </w:pPr>
      <w:bookmarkStart w:colFirst="0" w:colLast="0" w:name="_km7l7ghdv2s6" w:id="93"/>
      <w:bookmarkEnd w:id="93"/>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15B">
      <w:pPr>
        <w:pStyle w:val="Heading6"/>
        <w:ind w:right="2160"/>
        <w:rPr/>
      </w:pPr>
      <w:bookmarkStart w:colFirst="0" w:colLast="0" w:name="_lt49kw6p7or5" w:id="94"/>
      <w:bookmarkEnd w:id="94"/>
      <w:r w:rsidDel="00000000" w:rsidR="00000000" w:rsidRPr="00000000">
        <w:rPr>
          <w:rtl w:val="0"/>
        </w:rPr>
        <w:t xml:space="preserve">Per Tera’s report, that is the last crate.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shd w:fill="b6d7a8" w:val="clear"/>
        </w:rPr>
      </w:pPr>
      <w:r w:rsidDel="00000000" w:rsidR="00000000" w:rsidRPr="00000000">
        <w:rPr>
          <w:rtl w:val="0"/>
        </w:rPr>
        <w:t xml:space="preserve">The Player’s holo-watch rings.</w:t>
      </w:r>
      <w:r w:rsidDel="00000000" w:rsidR="00000000" w:rsidRPr="00000000">
        <w:rPr>
          <w:shd w:fill="b6d7a8" w:val="clear"/>
          <w:rtl w:val="0"/>
        </w:rPr>
        <w:t xml:space="preserve"> </w:t>
      </w:r>
      <w:r w:rsidDel="00000000" w:rsidR="00000000" w:rsidRPr="00000000">
        <w:rPr>
          <w:b w:val="1"/>
          <w:bCs w:val="1"/>
          <w:shd w:fill="b6d7a8" w:val="clear"/>
          <w:rtl w:val="0"/>
        </w:rPr>
        <w:t xml:space="preserve">{Audio: </w:t>
      </w:r>
      <w:r w:rsidDel="00000000" w:rsidR="00000000" w:rsidRPr="00000000">
        <w:rPr>
          <w:b w:val="1"/>
          <w:bCs w:val="1"/>
          <w:shd w:fill="b6d7a8" w:val="clear"/>
          <w:rtl w:val="0"/>
        </w:rPr>
        <w:t xml:space="preserve">Ringtone SFX</w:t>
      </w:r>
      <w:r w:rsidDel="00000000" w:rsidR="00000000" w:rsidRPr="00000000">
        <w:rPr>
          <w:b w:val="1"/>
          <w:bCs w:val="1"/>
          <w:shd w:fill="b6d7a8" w:val="clear"/>
          <w:rtl w:val="0"/>
        </w:rPr>
        <w:t xml:space="preserve"> plays}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5"/>
        <w:rPr>
          <w:b w:val="1"/>
          <w:bCs w:val="1"/>
        </w:rPr>
      </w:pPr>
      <w:bookmarkStart w:colFirst="0" w:colLast="0" w:name="_j8ehbja6apk" w:id="95"/>
      <w:bookmarkEnd w:id="9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160">
      <w:pPr>
        <w:pStyle w:val="Heading6"/>
        <w:ind w:right="2160"/>
        <w:rPr/>
      </w:pPr>
      <w:bookmarkStart w:colFirst="0" w:colLast="0" w:name="_eufe5vsknber" w:id="96"/>
      <w:bookmarkEnd w:id="96"/>
      <w:r w:rsidDel="00000000" w:rsidR="00000000" w:rsidRPr="00000000">
        <w:rPr>
          <w:rtl w:val="0"/>
        </w:rPr>
        <w:t xml:space="preserve">Incoming call from Aryn. Patching it through.</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5"/>
        <w:rPr>
          <w:b w:val="1"/>
          <w:bCs w:val="1"/>
        </w:rPr>
      </w:pPr>
      <w:bookmarkStart w:colFirst="0" w:colLast="0" w:name="_nzjsytv4uunh" w:id="97"/>
      <w:bookmarkEnd w:id="97"/>
      <w:r w:rsidDel="00000000" w:rsidR="00000000" w:rsidRPr="00000000">
        <w:rPr>
          <w:rtl w:val="0"/>
        </w:rPr>
        <w:t xml:space="preserve">ARYN </w:t>
      </w:r>
      <w:r w:rsidDel="00000000" w:rsidR="00000000" w:rsidRPr="00000000">
        <w:rPr>
          <w:b w:val="1"/>
          <w:bCs w:val="1"/>
          <w:rtl w:val="0"/>
        </w:rPr>
        <w:t xml:space="preserve">[conversation, call]</w:t>
      </w:r>
    </w:p>
    <w:p w:rsidR="00000000" w:rsidDel="00000000" w:rsidP="00000000" w:rsidRDefault="00000000" w:rsidRPr="00000000" w14:paraId="00000163">
      <w:pPr>
        <w:pStyle w:val="Heading6"/>
        <w:rPr/>
      </w:pPr>
      <w:bookmarkStart w:colFirst="0" w:colLast="0" w:name="_eq168oh9n0w2" w:id="98"/>
      <w:bookmarkEnd w:id="98"/>
      <w:r w:rsidDel="00000000" w:rsidR="00000000" w:rsidRPr="00000000">
        <w:rPr>
          <w:rtl w:val="0"/>
        </w:rPr>
        <w:t xml:space="preserve">Hey, TK, I just got a notification that a few Morris-Galactic crates are moving rapidly in your area. That’d be you</w:t>
      </w:r>
      <w:r w:rsidDel="00000000" w:rsidR="00000000" w:rsidRPr="00000000">
        <w:rPr>
          <w:rtl w:val="0"/>
        </w:rPr>
        <w:t xml:space="preserve">r handiwork, right?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5"/>
        <w:rPr>
          <w:b w:val="1"/>
          <w:bCs w:val="1"/>
        </w:rPr>
      </w:pPr>
      <w:bookmarkStart w:colFirst="0" w:colLast="0" w:name="_l0vam3opds3r" w:id="99"/>
      <w:bookmarkEnd w:id="99"/>
      <w:r w:rsidDel="00000000" w:rsidR="00000000" w:rsidRPr="00000000">
        <w:rPr>
          <w:rtl w:val="0"/>
        </w:rPr>
        <w:t xml:space="preserve">PLAYER </w:t>
      </w:r>
      <w:r w:rsidDel="00000000" w:rsidR="00000000" w:rsidRPr="00000000">
        <w:rPr>
          <w:b w:val="1"/>
          <w:bCs w:val="1"/>
          <w:rtl w:val="0"/>
        </w:rPr>
        <w:t xml:space="preserve">[choices]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That’s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you know where I am right now?</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5"/>
        <w:rPr>
          <w:b w:val="1"/>
          <w:bCs w:val="1"/>
        </w:rPr>
      </w:pPr>
      <w:bookmarkStart w:colFirst="0" w:colLast="0" w:name="_vx9w50honrzt" w:id="100"/>
      <w:bookmarkEnd w:id="100"/>
      <w:r w:rsidDel="00000000" w:rsidR="00000000" w:rsidRPr="00000000">
        <w:rPr>
          <w:rtl w:val="0"/>
        </w:rPr>
        <w:t xml:space="preserve">ARYN </w:t>
      </w:r>
      <w:r w:rsidDel="00000000" w:rsidR="00000000" w:rsidRPr="00000000">
        <w:rPr>
          <w:b w:val="1"/>
          <w:bCs w:val="1"/>
          <w:rtl w:val="0"/>
        </w:rPr>
        <w:t xml:space="preserve">[conversation, call]</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Who do you think supplies all the best-in-class Titan Edition exploration gear you’re wearing right now?</w:t>
            </w:r>
            <w:r w:rsidDel="00000000" w:rsidR="00000000" w:rsidRPr="00000000">
              <w:rPr>
                <w:rtl w:val="0"/>
              </w:rPr>
              <w:t xml:space="preserve"> </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5"/>
        <w:rPr>
          <w:b w:val="1"/>
          <w:bCs w:val="1"/>
        </w:rPr>
      </w:pPr>
      <w:bookmarkStart w:colFirst="0" w:colLast="0" w:name="_bxmst13sxbi0" w:id="101"/>
      <w:bookmarkEnd w:id="101"/>
      <w:r w:rsidDel="00000000" w:rsidR="00000000" w:rsidRPr="00000000">
        <w:rPr>
          <w:rtl w:val="0"/>
        </w:rPr>
        <w:t xml:space="preserve">ARYN </w:t>
      </w:r>
      <w:r w:rsidDel="00000000" w:rsidR="00000000" w:rsidRPr="00000000">
        <w:rPr>
          <w:b w:val="1"/>
          <w:bCs w:val="1"/>
          <w:rtl w:val="0"/>
        </w:rPr>
        <w:t xml:space="preserve">[gameplay, call]</w:t>
      </w:r>
    </w:p>
    <w:p w:rsidR="00000000" w:rsidDel="00000000" w:rsidP="00000000" w:rsidRDefault="00000000" w:rsidRPr="00000000" w14:paraId="0000016E">
      <w:pPr>
        <w:pStyle w:val="Heading6"/>
        <w:rPr/>
      </w:pPr>
      <w:bookmarkStart w:colFirst="0" w:colLast="0" w:name="_ubaftxyukv8y" w:id="102"/>
      <w:bookmarkEnd w:id="102"/>
      <w:r w:rsidDel="00000000" w:rsidR="00000000" w:rsidRPr="00000000">
        <w:rPr>
          <w:rtl w:val="0"/>
        </w:rPr>
        <w:t xml:space="preserve">There are two more Morris-Galactic crates in the area, and I’m too swamped with progress reports to pick them up myself. I can make it worth your while if you nab them while you’re out there.</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5"/>
        <w:rPr>
          <w:b w:val="1"/>
          <w:bCs w:val="1"/>
        </w:rPr>
      </w:pPr>
      <w:bookmarkStart w:colFirst="0" w:colLast="0" w:name="_deu4hwy37smm" w:id="103"/>
      <w:bookmarkEnd w:id="103"/>
      <w:r w:rsidDel="00000000" w:rsidR="00000000" w:rsidRPr="00000000">
        <w:rPr>
          <w:rtl w:val="0"/>
        </w:rPr>
        <w:t xml:space="preserve">PLAYER </w:t>
      </w:r>
      <w:r w:rsidDel="00000000" w:rsidR="00000000" w:rsidRPr="00000000">
        <w:rPr>
          <w:b w:val="1"/>
          <w:bCs w:val="1"/>
          <w:rtl w:val="0"/>
        </w:rPr>
        <w:t xml:space="preserve">[choices]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 not sold–we’ll see.</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5"/>
        <w:rPr>
          <w:b w:val="1"/>
          <w:bCs w:val="1"/>
        </w:rPr>
      </w:pPr>
      <w:bookmarkStart w:colFirst="0" w:colLast="0" w:name="_8uqfqagbebx0" w:id="104"/>
      <w:bookmarkEnd w:id="104"/>
      <w:r w:rsidDel="00000000" w:rsidR="00000000" w:rsidRPr="00000000">
        <w:rPr>
          <w:rtl w:val="0"/>
        </w:rPr>
        <w:t xml:space="preserve">ARYN </w:t>
      </w:r>
      <w:r w:rsidDel="00000000" w:rsidR="00000000" w:rsidRPr="00000000">
        <w:rPr>
          <w:b w:val="1"/>
          <w:bCs w:val="1"/>
          <w:rtl w:val="0"/>
        </w:rPr>
        <w:t xml:space="preserve">[conversation, call]</w:t>
      </w:r>
    </w:p>
    <w:p w:rsidR="00000000" w:rsidDel="00000000" w:rsidP="00000000" w:rsidRDefault="00000000" w:rsidRPr="00000000" w14:paraId="00000175">
      <w:pPr>
        <w:pStyle w:val="Heading6"/>
        <w:ind w:right="2160"/>
        <w:rPr/>
      </w:pPr>
      <w:bookmarkStart w:colFirst="0" w:colLast="0" w:name="_3oa84jakxa0c" w:id="105"/>
      <w:bookmarkEnd w:id="105"/>
      <w:r w:rsidDel="00000000" w:rsidR="00000000" w:rsidRPr="00000000">
        <w:rPr>
          <w:rtl w:val="0"/>
        </w:rPr>
        <w:t xml:space="preserve">Thanks, TK. </w:t>
      </w:r>
      <w:r w:rsidDel="00000000" w:rsidR="00000000" w:rsidRPr="00000000">
        <w:rPr>
          <w:rtl w:val="0"/>
        </w:rPr>
        <w:t xml:space="preserve"> </w:t>
      </w:r>
      <w:r w:rsidDel="00000000" w:rsidR="00000000" w:rsidRPr="00000000">
        <w:rPr>
          <w:rtl w:val="0"/>
        </w:rPr>
        <w:t xml:space="preserve">Let’s circle back to this offline.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shd w:fill="b6d7a8" w:val="clear"/>
        </w:rPr>
      </w:pPr>
      <w:r w:rsidDel="00000000" w:rsidR="00000000" w:rsidRPr="00000000">
        <w:rPr>
          <w:b w:val="1"/>
          <w:bCs w:val="1"/>
          <w:rtl w:val="0"/>
        </w:rPr>
        <w:t xml:space="preserve">{Audio: </w:t>
      </w:r>
      <w:r w:rsidDel="00000000" w:rsidR="00000000" w:rsidRPr="00000000">
        <w:rPr>
          <w:b w:val="1"/>
          <w:bCs w:val="1"/>
          <w:shd w:fill="b6d7a8" w:val="clear"/>
          <w:rtl w:val="0"/>
        </w:rPr>
        <w:t xml:space="preserve">Call hang up SFX plays}</w:t>
      </w: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{Popup: “Request: A Word from Our Sponsors updated”}</w:t>
      </w:r>
    </w:p>
    <w:p w:rsidR="00000000" w:rsidDel="00000000" w:rsidP="00000000" w:rsidRDefault="00000000" w:rsidRPr="00000000" w14:paraId="00000179">
      <w:pPr>
        <w:rPr>
          <w:b w:val="1"/>
          <w:bCs w:val="1"/>
          <w:i w:val="1"/>
          <w:iCs w:val="1"/>
        </w:rPr>
      </w:pPr>
      <w:r w:rsidDel="00000000" w:rsidR="00000000" w:rsidRPr="00000000">
        <w:rPr>
          <w:b w:val="1"/>
          <w:bCs w:val="1"/>
          <w:i w:val="1"/>
          <w:iCs w:val="1"/>
          <w:rtl w:val="0"/>
        </w:rPr>
        <w:t xml:space="preserve">[Note: side quests should </w:t>
      </w:r>
      <w:r w:rsidDel="00000000" w:rsidR="00000000" w:rsidRPr="00000000">
        <w:rPr>
          <w:b w:val="1"/>
          <w:bCs w:val="1"/>
          <w:i w:val="1"/>
          <w:iCs w:val="1"/>
          <w:u w:val="single"/>
          <w:rtl w:val="0"/>
        </w:rPr>
        <w:t xml:space="preserve">not</w:t>
      </w:r>
      <w:r w:rsidDel="00000000" w:rsidR="00000000" w:rsidRPr="00000000">
        <w:rPr>
          <w:b w:val="1"/>
          <w:bCs w:val="1"/>
          <w:i w:val="1"/>
          <w:iCs w:val="1"/>
          <w:rtl w:val="0"/>
        </w:rPr>
        <w:t xml:space="preserve"> be tracked on assignment/update, and neither A Word from our Sponsors nor Creating a Catalogue should have waypoints for their objectives]</w:t>
      </w:r>
    </w:p>
    <w:p w:rsidR="00000000" w:rsidDel="00000000" w:rsidP="00000000" w:rsidRDefault="00000000" w:rsidRPr="00000000" w14:paraId="0000017A">
      <w:pPr>
        <w:ind w:right="2160"/>
        <w:rPr>
          <w:i w:val="1"/>
          <w:iCs w:val="1"/>
        </w:rPr>
      </w:pPr>
      <w:r w:rsidDel="00000000" w:rsidR="00000000" w:rsidRPr="00000000">
        <w:rPr>
          <w:rtl w:val="0"/>
        </w:rPr>
      </w:r>
    </w:p>
    <w:p w:rsidR="00000000" w:rsidDel="00000000" w:rsidP="00000000" w:rsidRDefault="00000000" w:rsidRPr="00000000" w14:paraId="0000017B">
      <w:pPr>
        <w:pStyle w:val="Heading5"/>
        <w:rPr>
          <w:b w:val="1"/>
          <w:bCs w:val="1"/>
        </w:rPr>
      </w:pPr>
      <w:bookmarkStart w:colFirst="0" w:colLast="0" w:name="_luqcyhwx9xbk" w:id="106"/>
      <w:bookmarkEnd w:id="106"/>
      <w:r w:rsidDel="00000000" w:rsidR="00000000" w:rsidRPr="00000000">
        <w:rPr>
          <w:rtl w:val="0"/>
        </w:rPr>
        <w:t xml:space="preserve">TERA </w:t>
      </w:r>
      <w:r w:rsidDel="00000000" w:rsidR="00000000" w:rsidRPr="00000000">
        <w:rPr>
          <w:b w:val="1"/>
          <w:bCs w:val="1"/>
          <w:rtl w:val="0"/>
        </w:rPr>
        <w:t xml:space="preserve">[conversation, call]</w:t>
      </w:r>
    </w:p>
    <w:p w:rsidR="00000000" w:rsidDel="00000000" w:rsidP="00000000" w:rsidRDefault="00000000" w:rsidRPr="00000000" w14:paraId="0000017C">
      <w:pPr>
        <w:pStyle w:val="Heading6"/>
        <w:ind w:right="2160"/>
        <w:rPr/>
      </w:pPr>
      <w:bookmarkStart w:colFirst="0" w:colLast="0" w:name="_iug0btj4qqlx" w:id="107"/>
      <w:bookmarkEnd w:id="107"/>
      <w:r w:rsidDel="00000000" w:rsidR="00000000" w:rsidRPr="00000000">
        <w:rPr>
          <w:rtl w:val="0"/>
        </w:rPr>
        <w:t xml:space="preserve">Hey, TK! Looks like the last crates are back. And, you bought me enough time to get all of our seeds planted! Mind getting back here and helping me get the last of the equipment set up?</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shd w:fill="b6d7a8" w:val="clear"/>
        </w:rPr>
      </w:pPr>
      <w:r w:rsidDel="00000000" w:rsidR="00000000" w:rsidRPr="00000000">
        <w:rPr>
          <w:b w:val="1"/>
          <w:bCs w:val="1"/>
          <w:shd w:fill="b6d7a8" w:val="clear"/>
          <w:rtl w:val="0"/>
        </w:rPr>
        <w:t xml:space="preserve">{Audio: Call hang up SFX plays}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jc w:val="right"/>
        <w:rPr/>
      </w:pPr>
      <w:r w:rsidDel="00000000" w:rsidR="00000000" w:rsidRPr="00000000">
        <w:rPr>
          <w:rtl w:val="0"/>
        </w:rPr>
        <w:t xml:space="preserve">FADE TO BLACK</w:t>
      </w:r>
    </w:p>
    <w:p w:rsidR="00000000" w:rsidDel="00000000" w:rsidP="00000000" w:rsidRDefault="00000000" w:rsidRPr="00000000" w14:paraId="00000181">
      <w:pPr>
        <w:jc w:val="right"/>
        <w:rPr/>
      </w:pPr>
      <w:r w:rsidDel="00000000" w:rsidR="00000000" w:rsidRPr="00000000">
        <w:rPr>
          <w:rtl w:val="0"/>
        </w:rPr>
      </w:r>
    </w:p>
    <w:p w:rsidR="00000000" w:rsidDel="00000000" w:rsidP="00000000" w:rsidRDefault="00000000" w:rsidRPr="00000000" w14:paraId="00000182">
      <w:pPr>
        <w:jc w:val="right"/>
        <w:rPr/>
      </w:pPr>
      <w:r w:rsidDel="00000000" w:rsidR="00000000" w:rsidRPr="00000000">
        <w:rPr>
          <w:rtl w:val="0"/>
        </w:rPr>
        <w:t xml:space="preserve">FADE IN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shd w:fill="ea9999" w:val="clear"/>
        </w:rPr>
      </w:pPr>
      <w:r w:rsidDel="00000000" w:rsidR="00000000" w:rsidRPr="00000000">
        <w:rPr>
          <w:b w:val="1"/>
          <w:bCs w:val="1"/>
          <w:rtl w:val="0"/>
        </w:rPr>
        <w:t xml:space="preserve">EXT. TERA’S CAMPSITE</w:t>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i w:val="1"/>
          <w:iCs w:val="1"/>
          <w:rtl w:val="0"/>
        </w:rPr>
        <w:t xml:space="preserve">[Note: Player has been teleported back. After this point, disable the map icon for Tera’s location and re-enable the one for Tera’s camp]</w:t>
      </w:r>
      <w:r w:rsidDel="00000000" w:rsidR="00000000" w:rsidRPr="00000000">
        <w:rPr>
          <w:rtl w:val="0"/>
        </w:rPr>
      </w:r>
    </w:p>
    <w:p w:rsidR="00000000" w:rsidDel="00000000" w:rsidP="00000000" w:rsidRDefault="00000000" w:rsidRPr="00000000" w14:paraId="00000186">
      <w:pPr>
        <w:rPr>
          <w:b w:val="1"/>
          <w:bCs w:val="1"/>
          <w:shd w:fill="ea9999" w:val="clear"/>
        </w:rPr>
      </w:pPr>
      <w:r w:rsidDel="00000000" w:rsidR="00000000" w:rsidRPr="00000000">
        <w:rPr>
          <w:rtl w:val="0"/>
        </w:rPr>
      </w:r>
    </w:p>
    <w:bookmarkStart w:colFirst="0" w:colLast="0" w:name="kix.h58rioxo6qbg" w:id="108"/>
    <w:bookmarkEnd w:id="108"/>
    <w:p w:rsidR="00000000" w:rsidDel="00000000" w:rsidP="00000000" w:rsidRDefault="00000000" w:rsidRPr="00000000" w14:paraId="00000187">
      <w:pPr>
        <w:jc w:val="left"/>
        <w:rPr>
          <w:b w:val="1"/>
          <w:bCs w:val="1"/>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Tera’s Updated Campsite</w:t>
      </w:r>
      <w:r w:rsidDel="00000000" w:rsidR="00000000" w:rsidRPr="00000000">
        <w:rPr>
          <w:b w:val="1"/>
          <w:bCs w:val="1"/>
          <w:rtl w:val="0"/>
        </w:rPr>
        <w:t xml:space="preserve"> </w:t>
      </w:r>
    </w:p>
    <w:p w:rsidR="00000000" w:rsidDel="00000000" w:rsidP="00000000" w:rsidRDefault="00000000" w:rsidRPr="00000000" w14:paraId="00000188">
      <w:pPr>
        <w:jc w:val="left"/>
        <w:rPr/>
      </w:pPr>
      <w:r w:rsidDel="00000000" w:rsidR="00000000" w:rsidRPr="00000000">
        <w:rPr>
          <w:b w:val="1"/>
          <w:bCs w:val="1"/>
          <w:rtl w:val="0"/>
        </w:rPr>
        <w:t xml:space="preserve">[Camera pans around Tera’s updated campsite]</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t xml:space="preserve">Tera’s camp has evolved (a new roaring campfire is in place, the lean-to is complete, a small farming field has been cleared, the water is boiling, a fish drying rack setup is in place, </w:t>
      </w:r>
      <w:r w:rsidDel="00000000" w:rsidR="00000000" w:rsidRPr="00000000">
        <w:rPr>
          <w:rtl w:val="0"/>
        </w:rPr>
        <w:t xml:space="preserve">a makeshift irrigation system is bringing in water from the river to the field</w:t>
      </w:r>
      <w:r w:rsidDel="00000000" w:rsidR="00000000" w:rsidRPr="00000000">
        <w:rPr>
          <w:rtl w:val="0"/>
        </w:rPr>
        <w:t xml:space="preserve">, and several cameras are now hovering around the campsite). The tools have been cleaned up, and it is finally ready to go.</w:t>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rtl w:val="0"/>
        </w:rPr>
        <w:t xml:space="preserve">Tera walks around admiring the setup and making final adjustments to the new camera drones Player and DANI sent to her. She’s clearly relieved and excited.</w:t>
      </w:r>
    </w:p>
    <w:p w:rsidR="00000000" w:rsidDel="00000000" w:rsidP="00000000" w:rsidRDefault="00000000" w:rsidRPr="00000000" w14:paraId="0000018D">
      <w:pPr>
        <w:rPr/>
      </w:pPr>
      <w:r w:rsidDel="00000000" w:rsidR="00000000" w:rsidRPr="00000000">
        <w:rPr>
          <w:rtl w:val="0"/>
        </w:rPr>
      </w:r>
    </w:p>
    <w:bookmarkStart w:colFirst="0" w:colLast="0" w:name="kix.2rfacwb4hax0" w:id="109"/>
    <w:bookmarkEnd w:id="109"/>
    <w:p w:rsidR="00000000" w:rsidDel="00000000" w:rsidP="00000000" w:rsidRDefault="00000000" w:rsidRPr="00000000" w14:paraId="0000018E">
      <w:pPr>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jc w:val="left"/>
        <w:rPr>
          <w:b w:val="1"/>
          <w:bCs w:val="1"/>
        </w:rPr>
      </w:pPr>
      <w:r w:rsidDel="00000000" w:rsidR="00000000" w:rsidRPr="00000000">
        <w:rPr>
          <w:b w:val="1"/>
          <w:bCs w:val="1"/>
          <w:rtl w:val="0"/>
        </w:rPr>
        <w:t xml:space="preserve">{Input: Press [E/Action button] to talk to Tera}</w:t>
      </w:r>
    </w:p>
    <w:p w:rsidR="00000000" w:rsidDel="00000000" w:rsidP="00000000" w:rsidRDefault="00000000" w:rsidRPr="00000000" w14:paraId="00000191">
      <w:pPr>
        <w:jc w:val="left"/>
        <w:rPr>
          <w:b w:val="1"/>
          <w:bCs w:val="1"/>
        </w:rPr>
      </w:pPr>
      <w:r w:rsidDel="00000000" w:rsidR="00000000" w:rsidRPr="00000000">
        <w:rPr>
          <w:rtl w:val="0"/>
        </w:rPr>
      </w:r>
    </w:p>
    <w:p w:rsidR="00000000" w:rsidDel="00000000" w:rsidP="00000000" w:rsidRDefault="00000000" w:rsidRPr="00000000" w14:paraId="00000192">
      <w:pPr>
        <w:pStyle w:val="Heading5"/>
        <w:rPr>
          <w:b w:val="1"/>
          <w:bCs w:val="1"/>
        </w:rPr>
      </w:pPr>
      <w:bookmarkStart w:colFirst="0" w:colLast="0" w:name="_ukimtnj8x8m" w:id="110"/>
      <w:bookmarkEnd w:id="110"/>
      <w:r w:rsidDel="00000000" w:rsidR="00000000" w:rsidRPr="00000000">
        <w:rPr>
          <w:rtl w:val="0"/>
        </w:rPr>
        <w:t xml:space="preserve">TERA </w:t>
      </w:r>
      <w:r w:rsidDel="00000000" w:rsidR="00000000" w:rsidRPr="00000000">
        <w:rPr>
          <w:b w:val="1"/>
          <w:bCs w:val="1"/>
          <w:rtl w:val="0"/>
        </w:rPr>
        <w:t xml:space="preserve">[conversation]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&lt;IF PLAYER SUCCEEDED WITH CRATES&gt;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TK, you’re a lifesaver. The cameras you found are set up for the live stream, the seeds are all planted in the field, and I even set up a makeshift irrigation system to bring in freshwater from the river to water the crops.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&lt;IF PLAYER FAILED WITH CRATES&gt;</w:t>
            </w:r>
          </w:p>
          <w:p w:rsidR="00000000" w:rsidDel="00000000" w:rsidP="00000000" w:rsidRDefault="00000000" w:rsidRPr="00000000" w14:paraId="00000197">
            <w:pPr>
              <w:widowControl w:val="0"/>
              <w:spacing w:line="240" w:lineRule="auto"/>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Even though we lost the video equipment in the river, I was able to get my backup camera setup working. As promised, the seeds are all planted in the field, and I even set up a makeshift irrigation system to bring in freshwater from the river to water the crops.</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5"/>
        <w:rPr>
          <w:b w:val="1"/>
          <w:bCs w:val="1"/>
        </w:rPr>
      </w:pPr>
      <w:bookmarkStart w:colFirst="0" w:colLast="0" w:name="_fa9hby7b8yik" w:id="111"/>
      <w:bookmarkEnd w:id="111"/>
      <w:r w:rsidDel="00000000" w:rsidR="00000000" w:rsidRPr="00000000">
        <w:rPr>
          <w:rtl w:val="0"/>
        </w:rPr>
        <w:t xml:space="preserve">PLAYER </w:t>
      </w:r>
      <w:r w:rsidDel="00000000" w:rsidR="00000000" w:rsidRPr="00000000">
        <w:rPr>
          <w:b w:val="1"/>
          <w:bCs w:val="1"/>
          <w:rtl w:val="0"/>
        </w:rPr>
        <w:t xml:space="preserve">[choices]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Happy to help! It’s going to be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think you bit off more than you could chew.</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5"/>
        <w:rPr>
          <w:b w:val="1"/>
          <w:bCs w:val="1"/>
        </w:rPr>
      </w:pPr>
      <w:bookmarkStart w:colFirst="0" w:colLast="0" w:name="_d528nk16nj48" w:id="112"/>
      <w:bookmarkEnd w:id="112"/>
      <w:r w:rsidDel="00000000" w:rsidR="00000000" w:rsidRPr="00000000">
        <w:rPr>
          <w:rtl w:val="0"/>
        </w:rPr>
        <w:t xml:space="preserve">TERA </w:t>
      </w:r>
      <w:r w:rsidDel="00000000" w:rsidR="00000000" w:rsidRPr="00000000">
        <w:rPr>
          <w:b w:val="1"/>
          <w:bCs w:val="1"/>
          <w:rtl w:val="0"/>
        </w:rPr>
        <w:t xml:space="preserve">[conversation]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Right!? This is AMAZING for the very first livestream from an unexplored planet! Thanks, TK!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(sheepishly) I’m a full-time content creator </w:t>
            </w:r>
            <w:r w:rsidDel="00000000" w:rsidR="00000000" w:rsidRPr="00000000">
              <w:rPr>
                <w:i w:val="1"/>
                <w:iCs w:val="1"/>
                <w:rtl w:val="0"/>
              </w:rPr>
              <w:t xml:space="preserve">and</w:t>
            </w:r>
            <w:r w:rsidDel="00000000" w:rsidR="00000000" w:rsidRPr="00000000">
              <w:rPr>
                <w:rtl w:val="0"/>
              </w:rPr>
              <w:t xml:space="preserve"> student–taking on more than I can handle feels like the story of my life. Thanks for your help, TK.</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{Popup: “Mission: Supply Run completed”}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5"/>
        <w:rPr>
          <w:b w:val="1"/>
          <w:bCs w:val="1"/>
        </w:rPr>
      </w:pPr>
      <w:bookmarkStart w:colFirst="0" w:colLast="0" w:name="_jy5d553hp6me" w:id="113"/>
      <w:bookmarkEnd w:id="113"/>
      <w:r w:rsidDel="00000000" w:rsidR="00000000" w:rsidRPr="00000000">
        <w:rPr>
          <w:rtl w:val="0"/>
        </w:rPr>
        <w:t xml:space="preserve">TERA </w:t>
      </w:r>
      <w:r w:rsidDel="00000000" w:rsidR="00000000" w:rsidRPr="00000000">
        <w:rPr>
          <w:b w:val="1"/>
          <w:bCs w:val="1"/>
          <w:rtl w:val="0"/>
        </w:rPr>
        <w:t xml:space="preserve">[gameplay]</w:t>
      </w:r>
      <w:r w:rsidDel="00000000" w:rsidR="00000000" w:rsidRPr="00000000">
        <w:rPr>
          <w:rtl w:val="0"/>
        </w:rPr>
      </w:r>
    </w:p>
    <w:p w:rsidR="00000000" w:rsidDel="00000000" w:rsidP="00000000" w:rsidRDefault="00000000" w:rsidRPr="00000000" w14:paraId="000001A5">
      <w:pPr>
        <w:pStyle w:val="Heading6"/>
        <w:rPr/>
      </w:pPr>
      <w:bookmarkStart w:colFirst="0" w:colLast="0" w:name="_qpd75bfvudv2" w:id="114"/>
      <w:bookmarkEnd w:id="114"/>
      <w:r w:rsidDel="00000000" w:rsidR="00000000" w:rsidRPr="00000000">
        <w:rPr>
          <w:rtl w:val="0"/>
        </w:rPr>
        <w:t xml:space="preserve">Oh, if you want to take that drone I gave you out for a spin, I saw evidence of two really weird alien animals out there–I’ll </w:t>
      </w:r>
      <w:r w:rsidDel="00000000" w:rsidR="00000000" w:rsidRPr="00000000">
        <w:rPr>
          <w:rtl w:val="0"/>
        </w:rPr>
        <w:t xml:space="preserve">add where I spotted them to your requests.</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{Popup: “Request: Creating a Catalogue updated”}</w:t>
      </w:r>
    </w:p>
    <w:p w:rsidR="00000000" w:rsidDel="00000000" w:rsidP="00000000" w:rsidRDefault="00000000" w:rsidRPr="00000000" w14:paraId="000001A8">
      <w:pPr>
        <w:pStyle w:val="Heading2"/>
        <w:rPr/>
      </w:pPr>
      <w:bookmarkStart w:colFirst="0" w:colLast="0" w:name="_ul18surwus3f" w:id="115"/>
      <w:bookmarkEnd w:id="115"/>
      <w:r w:rsidDel="00000000" w:rsidR="00000000" w:rsidRPr="00000000">
        <w:rPr>
          <w:rtl w:val="0"/>
        </w:rPr>
        <w:t xml:space="preserve">Task 1.2 - The Source of the Pollution</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bookmarkStart w:colFirst="0" w:colLast="0" w:name="sxuburjjegh2" w:id="116"/>
    <w:bookmarkEnd w:id="116"/>
    <w:p w:rsidR="00000000" w:rsidDel="00000000" w:rsidP="00000000" w:rsidRDefault="00000000" w:rsidRPr="00000000" w14:paraId="000001AA">
      <w:pPr>
        <w:rPr>
          <w:b w:val="1"/>
          <w:bCs w:val="1"/>
          <w:shd w:fill="b6d7a8" w:val="clear"/>
        </w:rPr>
      </w:pPr>
      <w:r w:rsidDel="00000000" w:rsidR="00000000" w:rsidRPr="00000000">
        <w:rPr>
          <w:b w:val="1"/>
          <w:bCs w:val="1"/>
          <w:shd w:fill="b6d7a8" w:val="clear"/>
          <w:rtl w:val="0"/>
        </w:rPr>
        <w:t xml:space="preserve">{Audio: Alarm siren SFX plays}</w:t>
      </w:r>
      <w:r w:rsidDel="00000000" w:rsidR="00000000" w:rsidRPr="00000000">
        <w:rPr>
          <w:rtl w:val="0"/>
        </w:rPr>
      </w:r>
    </w:p>
    <w:p w:rsidR="00000000" w:rsidDel="00000000" w:rsidP="00000000" w:rsidRDefault="00000000" w:rsidRPr="00000000" w14:paraId="000001AB">
      <w:pPr>
        <w:ind w:right="2160"/>
        <w:rPr>
          <w:u w:val="single"/>
        </w:rPr>
      </w:pPr>
      <w:r w:rsidDel="00000000" w:rsidR="00000000" w:rsidRPr="00000000">
        <w:rPr>
          <w:rtl w:val="0"/>
        </w:rPr>
      </w:r>
    </w:p>
    <w:bookmarkStart w:colFirst="0" w:colLast="0" w:name="duj24qp1lz8x" w:id="117"/>
    <w:bookmarkEnd w:id="117"/>
    <w:p w:rsidR="00000000" w:rsidDel="00000000" w:rsidP="00000000" w:rsidRDefault="00000000" w:rsidRPr="00000000" w14:paraId="000001AC">
      <w:pPr>
        <w:pStyle w:val="Heading5"/>
        <w:rPr>
          <w:b w:val="1"/>
          <w:bCs w:val="1"/>
        </w:rPr>
      </w:pPr>
      <w:bookmarkStart w:colFirst="0" w:colLast="0" w:name="_a80ok2e0o25z" w:id="118"/>
      <w:bookmarkEnd w:id="118"/>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1AD">
      <w:pPr>
        <w:pStyle w:val="Heading6"/>
        <w:ind w:right="2160"/>
        <w:rPr>
          <w:i w:val="1"/>
          <w:iCs w:val="1"/>
        </w:rPr>
      </w:pPr>
      <w:bookmarkStart w:colFirst="0" w:colLast="0" w:name="_xh0v42n3jqon" w:id="119"/>
      <w:bookmarkEnd w:id="119"/>
      <w:r w:rsidDel="00000000" w:rsidR="00000000" w:rsidRPr="00000000">
        <w:rPr>
          <w:rtl w:val="0"/>
        </w:rPr>
        <w:t xml:space="preserve">Oh no!</w:t>
      </w:r>
      <w:r w:rsidDel="00000000" w:rsidR="00000000" w:rsidRPr="00000000">
        <w:rPr>
          <w:rtl w:val="0"/>
        </w:rPr>
      </w:r>
    </w:p>
    <w:p w:rsidR="00000000" w:rsidDel="00000000" w:rsidP="00000000" w:rsidRDefault="00000000" w:rsidRPr="00000000" w14:paraId="000001AE">
      <w:pPr>
        <w:ind w:right="2160"/>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{Animation: Tera checks the readout on a device.}</w:t>
      </w:r>
      <w:r w:rsidDel="00000000" w:rsidR="00000000" w:rsidRPr="00000000">
        <w:rPr>
          <w:rtl w:val="0"/>
        </w:rPr>
      </w:r>
    </w:p>
    <w:p w:rsidR="00000000" w:rsidDel="00000000" w:rsidP="00000000" w:rsidRDefault="00000000" w:rsidRPr="00000000" w14:paraId="000001B0">
      <w:pPr>
        <w:pStyle w:val="Heading5"/>
        <w:rPr/>
      </w:pPr>
      <w:bookmarkStart w:colFirst="0" w:colLast="0" w:name="_femomt1uxb1o" w:id="120"/>
      <w:bookmarkEnd w:id="120"/>
      <w:r w:rsidDel="00000000" w:rsidR="00000000" w:rsidRPr="00000000">
        <w:rPr>
          <w:rtl w:val="0"/>
        </w:rPr>
      </w:r>
    </w:p>
    <w:p w:rsidR="00000000" w:rsidDel="00000000" w:rsidP="00000000" w:rsidRDefault="00000000" w:rsidRPr="00000000" w14:paraId="000001B1">
      <w:pPr>
        <w:pStyle w:val="Heading5"/>
        <w:rPr>
          <w:b w:val="1"/>
          <w:bCs w:val="1"/>
        </w:rPr>
      </w:pPr>
      <w:bookmarkStart w:colFirst="0" w:colLast="0" w:name="_omgnmy99noug" w:id="121"/>
      <w:bookmarkEnd w:id="121"/>
      <w:r w:rsidDel="00000000" w:rsidR="00000000" w:rsidRPr="00000000">
        <w:rPr>
          <w:rtl w:val="0"/>
        </w:rPr>
        <w:t xml:space="preserve">TERA </w:t>
      </w:r>
      <w:r w:rsidDel="00000000" w:rsidR="00000000" w:rsidRPr="00000000">
        <w:rPr>
          <w:b w:val="1"/>
          <w:bCs w:val="1"/>
          <w:rtl w:val="0"/>
        </w:rPr>
        <w:t xml:space="preserve">[curricular]</w:t>
      </w:r>
    </w:p>
    <w:p w:rsidR="00000000" w:rsidDel="00000000" w:rsidP="00000000" w:rsidRDefault="00000000" w:rsidRPr="00000000" w14:paraId="000001B2">
      <w:pPr>
        <w:pStyle w:val="Heading6"/>
        <w:rPr/>
      </w:pPr>
      <w:bookmarkStart w:colFirst="0" w:colLast="0" w:name="_zas5277fan26" w:id="122"/>
      <w:bookmarkEnd w:id="122"/>
      <w:r w:rsidDel="00000000" w:rsidR="00000000" w:rsidRPr="00000000">
        <w:rPr>
          <w:rtl w:val="0"/>
        </w:rPr>
        <w:t xml:space="preserve">The analysis of the river water just finished–it has some sort of toxic material in it! That</w:t>
      </w:r>
      <w:r w:rsidDel="00000000" w:rsidR="00000000" w:rsidRPr="00000000">
        <w:rPr>
          <w:rtl w:val="0"/>
        </w:rPr>
        <w:t xml:space="preserve">’s the same water I’ve been using on the crops… which means they’re all dead!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right="2160"/>
        <w:rPr>
          <w:b w:val="1"/>
          <w:bCs w:val="1"/>
          <w:shd w:fill="b6d7a8" w:val="clear"/>
        </w:rPr>
      </w:pPr>
      <w:r w:rsidDel="00000000" w:rsidR="00000000" w:rsidRPr="00000000">
        <w:rPr>
          <w:b w:val="1"/>
          <w:bCs w:val="1"/>
          <w:shd w:fill="b6d7a8" w:val="clear"/>
          <w:rtl w:val="0"/>
        </w:rPr>
        <w:t xml:space="preserve">{Audio: Dark musical sting plays}</w:t>
      </w:r>
    </w:p>
    <w:p w:rsidR="00000000" w:rsidDel="00000000" w:rsidP="00000000" w:rsidRDefault="00000000" w:rsidRPr="00000000" w14:paraId="000001B5">
      <w:pPr>
        <w:ind w:right="2160"/>
        <w:rPr>
          <w:b w:val="1"/>
          <w:bCs w:val="1"/>
        </w:rPr>
      </w:pPr>
      <w:r w:rsidDel="00000000" w:rsidR="00000000" w:rsidRPr="00000000">
        <w:rPr>
          <w:rtl w:val="0"/>
        </w:rPr>
      </w:r>
    </w:p>
    <w:p w:rsidR="00000000" w:rsidDel="00000000" w:rsidP="00000000" w:rsidRDefault="00000000" w:rsidRPr="00000000" w14:paraId="000001B6">
      <w:pPr>
        <w:pStyle w:val="Heading5"/>
        <w:rPr>
          <w:b w:val="1"/>
          <w:bCs w:val="1"/>
        </w:rPr>
      </w:pPr>
      <w:bookmarkStart w:colFirst="0" w:colLast="0" w:name="_16yl5hzii47a" w:id="123"/>
      <w:bookmarkEnd w:id="123"/>
      <w:r w:rsidDel="00000000" w:rsidR="00000000" w:rsidRPr="00000000">
        <w:rPr>
          <w:rtl w:val="0"/>
        </w:rPr>
        <w:t xml:space="preserve">PLAYER </w:t>
      </w:r>
      <w:r w:rsidDel="00000000" w:rsidR="00000000" w:rsidRPr="00000000">
        <w:rPr>
          <w:b w:val="1"/>
          <w:bCs w:val="1"/>
          <w:rtl w:val="0"/>
        </w:rPr>
        <w:t xml:space="preserve">[choices]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What happened to the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What about the livestream?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Are there any seeds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How long can we go without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Give me the last few seeds. I’ll find some way to get us more food.</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5"/>
        <w:rPr>
          <w:b w:val="1"/>
          <w:bCs w:val="1"/>
        </w:rPr>
      </w:pPr>
      <w:bookmarkStart w:colFirst="0" w:colLast="0" w:name="_v69yp8mmzfx4" w:id="124"/>
      <w:bookmarkEnd w:id="124"/>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i w:val="1"/>
                <w:iCs w:val="1"/>
              </w:rPr>
            </w:pPr>
            <w:r w:rsidDel="00000000" w:rsidR="00000000" w:rsidRPr="00000000">
              <w:rPr>
                <w:i w:val="1"/>
                <w:iCs w:val="1"/>
                <w:rtl w:val="0"/>
              </w:rPr>
              <w:t xml:space="preserve">The polluted water… it killed everything I planted in the field. We have no food.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i w:val="1"/>
                <w:iCs w:val="1"/>
                <w:rtl w:val="0"/>
              </w:rPr>
              <w:t xml:space="preserve">You think I can stream this? I built a campsite right next to a river full of toxic chemicals and killed all of our crops. My viewers would think I’m a fraud.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i w:val="1"/>
                <w:iCs w:val="1"/>
              </w:rPr>
            </w:pPr>
            <w:r w:rsidDel="00000000" w:rsidR="00000000" w:rsidRPr="00000000">
              <w:rPr>
                <w:i w:val="1"/>
                <w:iCs w:val="1"/>
                <w:rtl w:val="0"/>
              </w:rPr>
              <w:t xml:space="preserve">We only have a handful of seeds now. I don’t know if they’ll be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pStyle w:val="Heading5"/>
              <w:rPr>
                <w:b w:val="1"/>
                <w:bCs w:val="1"/>
              </w:rPr>
            </w:pPr>
            <w:bookmarkStart w:colFirst="0" w:colLast="0" w:name="_lgohc69eqmwa" w:id="125"/>
            <w:bookmarkEnd w:id="12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1C2">
            <w:pPr>
              <w:rPr/>
            </w:pPr>
            <w:r w:rsidDel="00000000" w:rsidR="00000000" w:rsidRPr="00000000">
              <w:rPr>
                <w:rtl w:val="0"/>
              </w:rPr>
              <w:t xml:space="preserve">With</w:t>
            </w:r>
            <w:r w:rsidDel="00000000" w:rsidR="00000000" w:rsidRPr="00000000">
              <w:rPr>
                <w:rtl w:val="0"/>
              </w:rPr>
              <w:t xml:space="preserve"> rationing, I estimate the team will be able to survive for an additional 19 days, 6 hours, 53 minutes, and 12 seconds. Approximately.</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5"/>
              <w:rPr>
                <w:b w:val="1"/>
                <w:bCs w:val="1"/>
              </w:rPr>
            </w:pPr>
            <w:bookmarkStart w:colFirst="0" w:colLast="0" w:name="_2ze5c9mpvdhr" w:id="126"/>
            <w:bookmarkEnd w:id="126"/>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1C5">
            <w:pPr>
              <w:rPr/>
            </w:pPr>
            <w:r w:rsidDel="00000000" w:rsidR="00000000" w:rsidRPr="00000000">
              <w:rPr>
                <w:rtl w:val="0"/>
              </w:rPr>
              <w:t xml:space="preserve">I think you forgot a &lt;joke&gt; tag, DANI.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&lt;CLOSES CONVERSATION&gt;</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5"/>
        <w:rPr>
          <w:b w:val="1"/>
          <w:bCs w:val="1"/>
        </w:rPr>
      </w:pPr>
      <w:bookmarkStart w:colFirst="0" w:colLast="0" w:name="_wau8bnpfsmid" w:id="128"/>
      <w:bookmarkEnd w:id="128"/>
      <w:r w:rsidDel="00000000" w:rsidR="00000000" w:rsidRPr="00000000">
        <w:rPr>
          <w:rtl w:val="0"/>
        </w:rPr>
        <w:t xml:space="preserve">TERA </w:t>
      </w:r>
      <w:r w:rsidDel="00000000" w:rsidR="00000000" w:rsidRPr="00000000">
        <w:rPr>
          <w:b w:val="1"/>
          <w:bCs w:val="1"/>
          <w:rtl w:val="0"/>
        </w:rPr>
        <w:t xml:space="preserve">[curricular]</w:t>
      </w:r>
      <w:bookmarkStart w:colFirst="0" w:colLast="0" w:name="53kvytjbxctc" w:id="127"/>
      <w:bookmarkEnd w:id="127"/>
      <w:r w:rsidDel="00000000" w:rsidR="00000000" w:rsidRPr="00000000">
        <w:rPr>
          <w:rtl w:val="0"/>
        </w:rPr>
      </w:r>
    </w:p>
    <w:p w:rsidR="00000000" w:rsidDel="00000000" w:rsidP="00000000" w:rsidRDefault="00000000" w:rsidRPr="00000000" w14:paraId="000001C9">
      <w:pPr>
        <w:pStyle w:val="Heading6"/>
        <w:rPr/>
      </w:pPr>
      <w:bookmarkStart w:colFirst="0" w:colLast="0" w:name="_vlrrf29bkdri" w:id="129"/>
      <w:bookmarkEnd w:id="129"/>
      <w:r w:rsidDel="00000000" w:rsidR="00000000" w:rsidRPr="00000000">
        <w:rPr>
          <w:rtl w:val="0"/>
        </w:rPr>
        <w:t xml:space="preserve">I may have made a mistake, but I’m still responsible for safeguarding this mission’s food supply. You’re not planting ANYTHING until you convince me </w:t>
      </w:r>
      <w:r w:rsidDel="00000000" w:rsidR="00000000" w:rsidRPr="00000000">
        <w:rPr>
          <w:color w:val="69b446"/>
          <w:rtl w:val="0"/>
        </w:rPr>
        <w:t xml:space="preserve">you’ve found the source of the pollution</w:t>
      </w:r>
      <w:r w:rsidDel="00000000" w:rsidR="00000000" w:rsidRPr="00000000">
        <w:rPr>
          <w:rtl w:val="0"/>
        </w:rPr>
        <w:t xml:space="preserve">. You’re going to need to provide a rock-solid </w:t>
      </w:r>
      <w:r w:rsidDel="00000000" w:rsidR="00000000" w:rsidRPr="00000000">
        <w:rPr>
          <w:color w:val="66c7d0"/>
          <w:rtl w:val="0"/>
        </w:rPr>
        <w:t xml:space="preserve">claim</w:t>
      </w:r>
      <w:r w:rsidDel="00000000" w:rsidR="00000000" w:rsidRPr="00000000">
        <w:rPr>
          <w:rtl w:val="0"/>
        </w:rPr>
        <w:t xml:space="preserve">, </w:t>
      </w:r>
      <w:r w:rsidDel="00000000" w:rsidR="00000000" w:rsidRPr="00000000">
        <w:rPr>
          <w:color w:val="db8e3d"/>
          <w:rtl w:val="0"/>
        </w:rPr>
        <w:t xml:space="preserve">reasoning</w:t>
      </w:r>
      <w:r w:rsidDel="00000000" w:rsidR="00000000" w:rsidRPr="00000000">
        <w:rPr>
          <w:rtl w:val="0"/>
        </w:rPr>
        <w:t xml:space="preserve">, and </w:t>
      </w:r>
      <w:r w:rsidDel="00000000" w:rsidR="00000000" w:rsidRPr="00000000">
        <w:rPr>
          <w:color w:val="7a46b4"/>
          <w:rtl w:val="0"/>
        </w:rPr>
        <w:t xml:space="preserve">evidence</w:t>
      </w:r>
      <w:r w:rsidDel="00000000" w:rsidR="00000000" w:rsidRPr="00000000">
        <w:rPr>
          <w:rtl w:val="0"/>
        </w:rPr>
        <w:t xml:space="preserve"> that you’ve found the source before I</w:t>
      </w:r>
      <w:r w:rsidDel="00000000" w:rsidR="00000000" w:rsidRPr="00000000">
        <w:rPr>
          <w:rtl w:val="0"/>
        </w:rPr>
        <w:t xml:space="preserve"> let you have the seeds.</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{Animation (Dev): Argumentation Orb (Driving Question) flies into the holo-watch}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5"/>
        <w:rPr/>
      </w:pPr>
      <w:bookmarkStart w:colFirst="0" w:colLast="0" w:name="_nr9xxc3teiip" w:id="130"/>
      <w:bookmarkEnd w:id="130"/>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1CE">
      <w:pPr>
        <w:pStyle w:val="Heading6"/>
        <w:rPr/>
      </w:pPr>
      <w:bookmarkStart w:colFirst="0" w:colLast="0" w:name="_t83sdd2afdf7" w:id="131"/>
      <w:bookmarkEnd w:id="131"/>
      <w:r w:rsidDel="00000000" w:rsidR="00000000" w:rsidRPr="00000000">
        <w:rPr>
          <w:rtl w:val="0"/>
        </w:rPr>
        <w:t xml:space="preserve">Logging this information into the argumentation engine.</w:t>
      </w:r>
      <w:r w:rsidDel="00000000" w:rsidR="00000000" w:rsidRPr="00000000">
        <w:rPr>
          <w:rtl w:val="0"/>
        </w:rPr>
      </w:r>
    </w:p>
    <w:p w:rsidR="00000000" w:rsidDel="00000000" w:rsidP="00000000" w:rsidRDefault="00000000" w:rsidRPr="00000000" w14:paraId="000001CF">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Argumentation interface opens automatically.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{Popup: “Driving Question Collected."}</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{Animation (Dev): The driving question fades into its respective slot.}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Argumentation interface closes automatically.</w:t>
      </w:r>
      <w:r w:rsidDel="00000000" w:rsidR="00000000" w:rsidRPr="00000000">
        <w:rPr>
          <w:rtl w:val="0"/>
        </w:rPr>
      </w:r>
    </w:p>
    <w:p w:rsidR="00000000" w:rsidDel="00000000" w:rsidP="00000000" w:rsidRDefault="00000000" w:rsidRPr="00000000" w14:paraId="000001D7">
      <w:pPr>
        <w:pStyle w:val="Heading5"/>
        <w:rPr/>
      </w:pPr>
      <w:bookmarkStart w:colFirst="0" w:colLast="0" w:name="_7aubqyydwhcd" w:id="132"/>
      <w:bookmarkEnd w:id="132"/>
      <w:r w:rsidDel="00000000" w:rsidR="00000000" w:rsidRPr="00000000">
        <w:rPr>
          <w:rtl w:val="0"/>
        </w:rPr>
        <w:t xml:space="preserve">DANI</w:t>
      </w:r>
      <w:r w:rsidDel="00000000" w:rsidR="00000000" w:rsidRPr="00000000">
        <w:rPr>
          <w:rtl w:val="0"/>
        </w:rPr>
        <w:t xml:space="preserve">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1D8">
      <w:pPr>
        <w:pStyle w:val="Heading6"/>
        <w:rPr/>
      </w:pPr>
      <w:bookmarkStart w:colFirst="0" w:colLast="0" w:name="_dmaorhyon714" w:id="133"/>
      <w:bookmarkEnd w:id="133"/>
      <w:r w:rsidDel="00000000" w:rsidR="00000000" w:rsidRPr="00000000">
        <w:rPr>
          <w:rtl w:val="0"/>
        </w:rPr>
        <w:t xml:space="preserve">TK, there are several pollution sensor modules in that crate. Since the sensors detect contamination, we could utilize the drone to test along the river and pinpoint the source of the contamination. Launching now.</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{Animation (Art): DANI projects the holid drone for the player to use}</w:t>
      </w:r>
    </w:p>
    <w:p w:rsidR="00000000" w:rsidDel="00000000" w:rsidP="00000000" w:rsidRDefault="00000000" w:rsidRPr="00000000" w14:paraId="000001DB">
      <w:pPr>
        <w:rPr>
          <w:b w:val="1"/>
          <w:bCs w:val="1"/>
        </w:rPr>
      </w:pPr>
      <w:r w:rsidDel="00000000" w:rsidR="00000000" w:rsidRPr="00000000">
        <w:rPr>
          <w:b w:val="1"/>
          <w:bCs w:val="1"/>
          <w:rtl w:val="0"/>
        </w:rPr>
        <w:t xml:space="preserve">{Audio: Drone flight SFX}</w:t>
      </w:r>
    </w:p>
    <w:p w:rsidR="00000000" w:rsidDel="00000000" w:rsidP="00000000" w:rsidRDefault="00000000" w:rsidRPr="00000000" w14:paraId="000001DC">
      <w:pPr>
        <w:rPr>
          <w:b w:val="1"/>
          <w:bCs w:val="1"/>
        </w:rPr>
      </w:pPr>
      <w:r w:rsidDel="00000000" w:rsidR="00000000" w:rsidRPr="00000000">
        <w:rPr>
          <w:b w:val="1"/>
          <w:bCs w:val="1"/>
          <w:rtl w:val="0"/>
        </w:rPr>
        <w:t xml:space="preserve">(Player control automatically shifts to the drone)</w:t>
      </w:r>
    </w:p>
    <w:p w:rsidR="00000000" w:rsidDel="00000000" w:rsidP="00000000" w:rsidRDefault="00000000" w:rsidRPr="00000000" w14:paraId="000001DD">
      <w:pPr>
        <w:rPr>
          <w:b w:val="1"/>
          <w:bCs w:val="1"/>
        </w:rPr>
      </w:pPr>
      <w:r w:rsidDel="00000000" w:rsidR="00000000" w:rsidRPr="00000000">
        <w:rPr>
          <w:b w:val="1"/>
          <w:bCs w:val="1"/>
          <w:rtl w:val="0"/>
        </w:rPr>
        <w:t xml:space="preserve">{Popup: “Mission: Pollution Solution assigned”}</w:t>
      </w:r>
    </w:p>
    <w:p w:rsidR="00000000" w:rsidDel="00000000" w:rsidP="00000000" w:rsidRDefault="00000000" w:rsidRPr="00000000" w14:paraId="000001DE">
      <w:pPr>
        <w:rPr>
          <w:b w:val="1"/>
          <w:bCs w:val="1"/>
        </w:rPr>
      </w:pPr>
      <w:r w:rsidDel="00000000" w:rsidR="00000000" w:rsidRPr="00000000">
        <w:rPr>
          <w:b w:val="1"/>
          <w:bCs w:val="1"/>
          <w:rtl w:val="0"/>
        </w:rPr>
        <w:t xml:space="preserve">{Quest Tracker: “Pick up a pollution sensor module”}</w:t>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pStyle w:val="Heading5"/>
        <w:rPr>
          <w:b w:val="1"/>
          <w:bCs w:val="1"/>
        </w:rPr>
      </w:pPr>
      <w:bookmarkStart w:colFirst="0" w:colLast="0" w:name="_r0zwx82dxs80" w:id="134"/>
      <w:bookmarkEnd w:id="134"/>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bookmarkStart w:colFirst="0" w:colLast="0" w:name="b7g7p5tjfa6g" w:id="135"/>
    <w:bookmarkEnd w:id="135"/>
    <w:p w:rsidR="00000000" w:rsidDel="00000000" w:rsidP="00000000" w:rsidRDefault="00000000" w:rsidRPr="00000000" w14:paraId="000001E1">
      <w:pPr>
        <w:pStyle w:val="Heading6"/>
        <w:rPr/>
      </w:pPr>
      <w:bookmarkStart w:colFirst="0" w:colLast="0" w:name="_1gnv1y13n68r" w:id="136"/>
      <w:bookmarkEnd w:id="136"/>
      <w:r w:rsidDel="00000000" w:rsidR="00000000" w:rsidRPr="00000000">
        <w:rPr>
          <w:rtl w:val="0"/>
        </w:rPr>
        <w:t xml:space="preserve">Pick up a sensor module from the open crate.</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Player flies the drone to the crate</w:t>
      </w:r>
    </w:p>
    <w:p w:rsidR="00000000" w:rsidDel="00000000" w:rsidP="00000000" w:rsidRDefault="00000000" w:rsidRPr="00000000" w14:paraId="000001E4">
      <w:pPr>
        <w:rPr>
          <w:b w:val="1"/>
          <w:bCs w:val="1"/>
        </w:rPr>
      </w:pPr>
      <w:r w:rsidDel="00000000" w:rsidR="00000000" w:rsidRPr="00000000">
        <w:rPr>
          <w:b w:val="1"/>
          <w:bCs w:val="1"/>
          <w:rtl w:val="0"/>
        </w:rPr>
        <w:t xml:space="preserve">{Input: Press [E/Action button] to pick up the module}</w:t>
      </w:r>
    </w:p>
    <w:p w:rsidR="00000000" w:rsidDel="00000000" w:rsidP="00000000" w:rsidRDefault="00000000" w:rsidRPr="00000000" w14:paraId="000001E5">
      <w:pPr>
        <w:rPr>
          <w:b w:val="1"/>
          <w:bCs w:val="1"/>
        </w:rPr>
      </w:pPr>
      <w:r w:rsidDel="00000000" w:rsidR="00000000" w:rsidRPr="00000000">
        <w:rPr>
          <w:b w:val="1"/>
          <w:bCs w:val="1"/>
          <w:rtl w:val="0"/>
        </w:rPr>
        <w:t xml:space="preserve">{Popup: “Mission: Pollution Solution updated”}</w:t>
      </w:r>
    </w:p>
    <w:p w:rsidR="00000000" w:rsidDel="00000000" w:rsidP="00000000" w:rsidRDefault="00000000" w:rsidRPr="00000000" w14:paraId="000001E6">
      <w:pPr>
        <w:rPr>
          <w:b w:val="1"/>
          <w:bCs w:val="1"/>
        </w:rPr>
      </w:pPr>
      <w:r w:rsidDel="00000000" w:rsidR="00000000" w:rsidRPr="00000000">
        <w:rPr>
          <w:b w:val="1"/>
          <w:bCs w:val="1"/>
          <w:rtl w:val="0"/>
        </w:rPr>
        <w:t xml:space="preserve">{Quest Tracker: “Test the sensor module”}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5"/>
        <w:rPr>
          <w:b w:val="1"/>
          <w:bCs w:val="1"/>
        </w:rPr>
      </w:pPr>
      <w:bookmarkStart w:colFirst="0" w:colLast="0" w:name="_gha1ppmi8apu" w:id="137"/>
      <w:bookmarkEnd w:id="13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E9">
      <w:pPr>
        <w:pStyle w:val="Heading6"/>
        <w:rPr/>
      </w:pPr>
      <w:bookmarkStart w:colFirst="0" w:colLast="0" w:name="_wlfmdn5ben88" w:id="138"/>
      <w:bookmarkEnd w:id="138"/>
      <w:r w:rsidDel="00000000" w:rsidR="00000000" w:rsidRPr="00000000">
        <w:rPr>
          <w:rtl w:val="0"/>
        </w:rPr>
        <w:t xml:space="preserve">We can test the water most effectively by dropping a sensor into the river. Place one now to </w:t>
      </w:r>
      <w:r w:rsidDel="00000000" w:rsidR="00000000" w:rsidRPr="00000000">
        <w:rPr>
          <w:rtl w:val="0"/>
        </w:rPr>
        <w:t xml:space="preserve">test it.</w:t>
      </w:r>
    </w:p>
    <w:p w:rsidR="00000000" w:rsidDel="00000000" w:rsidP="00000000" w:rsidRDefault="00000000" w:rsidRPr="00000000" w14:paraId="000001EA">
      <w:pPr>
        <w:rPr/>
      </w:pPr>
      <w:r w:rsidDel="00000000" w:rsidR="00000000" w:rsidRPr="00000000">
        <w:rPr>
          <w:rtl w:val="0"/>
        </w:rPr>
      </w:r>
    </w:p>
    <w:bookmarkStart w:colFirst="0" w:colLast="0" w:name="84nlmrkc0eau" w:id="139"/>
    <w:bookmarkEnd w:id="139"/>
    <w:p w:rsidR="00000000" w:rsidDel="00000000" w:rsidP="00000000" w:rsidRDefault="00000000" w:rsidRPr="00000000" w14:paraId="000001EB">
      <w:pPr>
        <w:rPr/>
      </w:pPr>
      <w:r w:rsidDel="00000000" w:rsidR="00000000" w:rsidRPr="00000000">
        <w:rPr>
          <w:rtl w:val="0"/>
        </w:rPr>
        <w:t xml:space="preserve">Player drops sensor into the river.</w:t>
      </w:r>
    </w:p>
    <w:p w:rsidR="00000000" w:rsidDel="00000000" w:rsidP="00000000" w:rsidRDefault="00000000" w:rsidRPr="00000000" w14:paraId="000001EC">
      <w:pPr>
        <w:rPr>
          <w:b w:val="1"/>
          <w:bCs w:val="1"/>
        </w:rPr>
      </w:pPr>
      <w:r w:rsidDel="00000000" w:rsidR="00000000" w:rsidRPr="00000000">
        <w:rPr>
          <w:b w:val="1"/>
          <w:bCs w:val="1"/>
          <w:rtl w:val="0"/>
        </w:rPr>
        <w:t xml:space="preserve">{Input: Press [E/Action button] to drop a sensor}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5"/>
        <w:rPr>
          <w:b w:val="1"/>
          <w:bCs w:val="1"/>
        </w:rPr>
      </w:pPr>
      <w:bookmarkStart w:colFirst="0" w:colLast="0" w:name="_jza73fp30byi" w:id="140"/>
      <w:bookmarkEnd w:id="140"/>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EF">
      <w:pPr>
        <w:pStyle w:val="Heading6"/>
        <w:ind w:right="2160"/>
        <w:rPr>
          <w:color w:val="7a46b4"/>
        </w:rPr>
      </w:pPr>
      <w:bookmarkStart w:colFirst="0" w:colLast="0" w:name="_r5ntuhyizw09" w:id="141"/>
      <w:bookmarkEnd w:id="141"/>
      <w:r w:rsidDel="00000000" w:rsidR="00000000" w:rsidRPr="00000000">
        <w:rPr>
          <w:rtl w:val="0"/>
        </w:rPr>
        <w:t xml:space="preserve">Excellent, this sensor is able to detect </w:t>
      </w:r>
      <w:r w:rsidDel="00000000" w:rsidR="00000000" w:rsidRPr="00000000">
        <w:rPr>
          <w:rtl w:val="0"/>
        </w:rPr>
        <w:t xml:space="preserve">the pollution in the river. I will mark sensor results for you on your map–a red </w:t>
      </w:r>
      <w:r w:rsidDel="00000000" w:rsidR="00000000" w:rsidRPr="00000000">
        <w:rPr>
          <w:rtl w:val="0"/>
        </w:rPr>
        <w:t xml:space="preserve">X means that the river is polluted. A green checkmark means that it is clean. </w:t>
      </w:r>
      <w:r w:rsidDel="00000000" w:rsidR="00000000" w:rsidRPr="00000000">
        <w:rPr>
          <w:color w:val="7a46b4"/>
          <w:rtl w:val="0"/>
        </w:rPr>
        <w:t xml:space="preserve">With these, we should be able to pinpoint exactly where the source of the pollution is located.</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{Popup: “Mission: Pollution Solution updated”}</w:t>
      </w:r>
    </w:p>
    <w:bookmarkStart w:colFirst="0" w:colLast="0" w:name="1bqoey2aef6p" w:id="142"/>
    <w:bookmarkEnd w:id="142"/>
    <w:p w:rsidR="00000000" w:rsidDel="00000000" w:rsidP="00000000" w:rsidRDefault="00000000" w:rsidRPr="00000000" w14:paraId="000001F2">
      <w:pPr>
        <w:rPr>
          <w:b w:val="1"/>
          <w:bCs w:val="1"/>
        </w:rPr>
      </w:pPr>
      <w:r w:rsidDel="00000000" w:rsidR="00000000" w:rsidRPr="00000000">
        <w:rPr>
          <w:b w:val="1"/>
          <w:bCs w:val="1"/>
          <w:rtl w:val="0"/>
        </w:rPr>
        <w:t xml:space="preserve">{Quest Tracker: “Use the sensors to track pollution”}</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Player</w:t>
      </w:r>
      <w:r w:rsidDel="00000000" w:rsidR="00000000" w:rsidRPr="00000000">
        <w:rPr>
          <w:rtl w:val="0"/>
        </w:rPr>
        <w:t xml:space="preserve"> flies up the river and drops sensors.</w:t>
      </w:r>
    </w:p>
    <w:p w:rsidR="00000000" w:rsidDel="00000000" w:rsidP="00000000" w:rsidRDefault="00000000" w:rsidRPr="00000000" w14:paraId="000001F4">
      <w:pPr>
        <w:rPr>
          <w:b w:val="1"/>
          <w:bCs w:val="1"/>
        </w:rPr>
      </w:pPr>
      <w:r w:rsidDel="00000000" w:rsidR="00000000" w:rsidRPr="00000000">
        <w:rPr>
          <w:b w:val="1"/>
          <w:bCs w:val="1"/>
          <w:rtl w:val="0"/>
        </w:rPr>
        <w:t xml:space="preserve">{Input: Press [E/Action button] to drop sensors}</w:t>
      </w:r>
    </w:p>
    <w:p w:rsidR="00000000" w:rsidDel="00000000" w:rsidP="00000000" w:rsidRDefault="00000000" w:rsidRPr="00000000" w14:paraId="000001F5">
      <w:pPr>
        <w:rPr>
          <w:b w:val="1"/>
          <w:bCs w:val="1"/>
          <w:i w:val="1"/>
          <w:iCs w:val="1"/>
        </w:rPr>
      </w:pPr>
      <w:r w:rsidDel="00000000" w:rsidR="00000000" w:rsidRPr="00000000">
        <w:rPr>
          <w:b w:val="1"/>
          <w:bCs w:val="1"/>
          <w:i w:val="1"/>
          <w:iCs w:val="1"/>
          <w:rtl w:val="0"/>
        </w:rPr>
        <w:t xml:space="preserve">[</w:t>
      </w:r>
      <w:r w:rsidDel="00000000" w:rsidR="00000000" w:rsidRPr="00000000">
        <w:rPr>
          <w:b w:val="1"/>
          <w:bCs w:val="1"/>
          <w:i w:val="1"/>
          <w:iCs w:val="1"/>
          <w:rtl w:val="0"/>
        </w:rPr>
        <w:t xml:space="preserve">Note: Input prompt for pollution sensors will be displayed at any point while the drone </w:t>
      </w:r>
      <w:r w:rsidDel="00000000" w:rsidR="00000000" w:rsidRPr="00000000">
        <w:rPr>
          <w:b w:val="1"/>
          <w:bCs w:val="1"/>
          <w:i w:val="1"/>
          <w:iCs w:val="1"/>
          <w:rtl w:val="0"/>
        </w:rPr>
        <w:t xml:space="preserve">is above the river]</w:t>
      </w:r>
    </w:p>
    <w:p w:rsidR="00000000" w:rsidDel="00000000" w:rsidP="00000000" w:rsidRDefault="00000000" w:rsidRPr="00000000" w14:paraId="000001F6">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2880"/>
        <w:gridCol w:w="3120"/>
        <w:tblGridChange w:id="0">
          <w:tblGrid>
            <w:gridCol w:w="3360"/>
            <w:gridCol w:w="288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jc w:val="center"/>
              <w:rPr>
                <w:b w:val="1"/>
                <w:bCs w:val="1"/>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b w:val="1"/>
                <w:bCs w:val="1"/>
              </w:rPr>
            </w:pPr>
            <w:r w:rsidDel="00000000" w:rsidR="00000000" w:rsidRPr="00000000">
              <w:rPr>
                <w:b w:val="1"/>
                <w:bCs w:val="1"/>
                <w:rtl w:val="0"/>
              </w:rPr>
              <w:t xml:space="preserve">(</w:t>
            </w:r>
            <w:r w:rsidDel="00000000" w:rsidR="00000000" w:rsidRPr="00000000">
              <w:rPr>
                <w:b w:val="1"/>
                <w:bCs w:val="1"/>
                <w:rtl w:val="0"/>
              </w:rPr>
              <w:t xml:space="preserve">If P throws sensor and it’s polluted)</w:t>
            </w:r>
          </w:p>
          <w:p w:rsidR="00000000" w:rsidDel="00000000" w:rsidP="00000000" w:rsidRDefault="00000000" w:rsidRPr="00000000" w14:paraId="000001FB">
            <w:pPr>
              <w:ind w:right="2160"/>
              <w:rPr>
                <w:u w:val="single"/>
              </w:rPr>
            </w:pPr>
            <w:r w:rsidDel="00000000" w:rsidR="00000000" w:rsidRPr="00000000">
              <w:rPr>
                <w:rtl w:val="0"/>
              </w:rPr>
            </w:r>
          </w:p>
          <w:p w:rsidR="00000000" w:rsidDel="00000000" w:rsidP="00000000" w:rsidRDefault="00000000" w:rsidRPr="00000000" w14:paraId="000001FC">
            <w:pPr>
              <w:pStyle w:val="Heading5"/>
              <w:jc w:val="center"/>
              <w:rPr>
                <w:b w:val="1"/>
                <w:bCs w:val="1"/>
              </w:rPr>
            </w:pPr>
            <w:bookmarkStart w:colFirst="0" w:colLast="0" w:name="_jfnqyne2i96l" w:id="144"/>
            <w:bookmarkEnd w:id="144"/>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1FD">
            <w:pPr>
              <w:ind w:right="30"/>
              <w:rPr>
                <w:i w:val="1"/>
                <w:iCs w:val="1"/>
              </w:rPr>
            </w:pPr>
            <w:r w:rsidDel="00000000" w:rsidR="00000000" w:rsidRPr="00000000">
              <w:rPr>
                <w:i w:val="1"/>
                <w:iCs w:val="1"/>
                <w:rtl w:val="0"/>
              </w:rPr>
              <w:t xml:space="preserve">Red X for polluted. I’ll mark it for you.</w:t>
            </w:r>
          </w:p>
          <w:p w:rsidR="00000000" w:rsidDel="00000000" w:rsidP="00000000" w:rsidRDefault="00000000" w:rsidRPr="00000000" w14:paraId="000001FE">
            <w:pPr>
              <w:ind w:right="30"/>
              <w:rPr>
                <w:i w:val="1"/>
                <w:iCs w:val="1"/>
              </w:rPr>
            </w:pPr>
            <w:r w:rsidDel="00000000" w:rsidR="00000000" w:rsidRPr="00000000">
              <w:rPr>
                <w:rtl w:val="0"/>
              </w:rPr>
            </w:r>
          </w:p>
          <w:bookmarkStart w:colFirst="0" w:colLast="0" w:name="2j75dakjnm55" w:id="145"/>
          <w:bookmarkEnd w:id="145"/>
          <w:p w:rsidR="00000000" w:rsidDel="00000000" w:rsidP="00000000" w:rsidRDefault="00000000" w:rsidRPr="00000000" w14:paraId="000001FF">
            <w:pPr>
              <w:ind w:right="30"/>
              <w:rPr>
                <w:b w:val="1"/>
                <w:bCs w:val="1"/>
              </w:rPr>
            </w:pPr>
            <w:r w:rsidDel="00000000" w:rsidR="00000000" w:rsidRPr="00000000">
              <w:rPr>
                <w:b w:val="1"/>
                <w:bCs w:val="1"/>
                <w:rtl w:val="0"/>
              </w:rPr>
              <w:t xml:space="preserve">{Animation (Dev): Argumentation Orb (Evidence) flies into the drone}</w:t>
            </w:r>
          </w:p>
          <w:p w:rsidR="00000000" w:rsidDel="00000000" w:rsidP="00000000" w:rsidRDefault="00000000" w:rsidRPr="00000000" w14:paraId="00000200">
            <w:pPr>
              <w:ind w:right="30"/>
              <w:rPr>
                <w:b w:val="1"/>
                <w:bCs w:val="1"/>
                <w:i w:val="1"/>
                <w:iCs w:val="1"/>
              </w:rPr>
            </w:pPr>
            <w:r w:rsidDel="00000000" w:rsidR="00000000" w:rsidRPr="00000000">
              <w:rPr>
                <w:b w:val="1"/>
                <w:bCs w:val="1"/>
                <w:i w:val="1"/>
                <w:iCs w:val="1"/>
                <w:rtl w:val="0"/>
              </w:rPr>
              <w:t xml:space="preserve">[Note: A red X mark appears on the map at the sensor’s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w:t>
            </w:r>
            <w:r w:rsidDel="00000000" w:rsidR="00000000" w:rsidRPr="00000000">
              <w:rPr>
                <w:b w:val="1"/>
                <w:bCs w:val="1"/>
                <w:rtl w:val="0"/>
              </w:rPr>
              <w:t xml:space="preserve">If P throws sensor and it’s clean)</w:t>
            </w:r>
          </w:p>
          <w:p w:rsidR="00000000" w:rsidDel="00000000" w:rsidP="00000000" w:rsidRDefault="00000000" w:rsidRPr="00000000" w14:paraId="00000202">
            <w:pPr>
              <w:ind w:right="30"/>
              <w:rPr>
                <w:u w:val="single"/>
              </w:rPr>
            </w:pPr>
            <w:r w:rsidDel="00000000" w:rsidR="00000000" w:rsidRPr="00000000">
              <w:rPr>
                <w:rtl w:val="0"/>
              </w:rPr>
            </w:r>
          </w:p>
          <w:p w:rsidR="00000000" w:rsidDel="00000000" w:rsidP="00000000" w:rsidRDefault="00000000" w:rsidRPr="00000000" w14:paraId="00000203">
            <w:pPr>
              <w:pStyle w:val="Heading5"/>
              <w:jc w:val="center"/>
              <w:rPr>
                <w:b w:val="1"/>
                <w:bCs w:val="1"/>
              </w:rPr>
            </w:pPr>
            <w:bookmarkStart w:colFirst="0" w:colLast="0" w:name="_6b7mtdf3k51x" w:id="146"/>
            <w:bookmarkEnd w:id="146"/>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04">
            <w:pPr>
              <w:ind w:right="30"/>
              <w:rPr>
                <w:i w:val="1"/>
                <w:iCs w:val="1"/>
              </w:rPr>
            </w:pPr>
            <w:r w:rsidDel="00000000" w:rsidR="00000000" w:rsidRPr="00000000">
              <w:rPr>
                <w:i w:val="1"/>
                <w:iCs w:val="1"/>
                <w:rtl w:val="0"/>
              </w:rPr>
              <w:t xml:space="preserve">The water is clean.</w:t>
            </w:r>
            <w:r w:rsidDel="00000000" w:rsidR="00000000" w:rsidRPr="00000000">
              <w:rPr>
                <w:rtl w:val="0"/>
              </w:rPr>
            </w:r>
          </w:p>
          <w:p w:rsidR="00000000" w:rsidDel="00000000" w:rsidP="00000000" w:rsidRDefault="00000000" w:rsidRPr="00000000" w14:paraId="00000205">
            <w:pPr>
              <w:ind w:right="30"/>
              <w:rPr>
                <w:i w:val="1"/>
                <w:iCs w:val="1"/>
              </w:rPr>
            </w:pPr>
            <w:r w:rsidDel="00000000" w:rsidR="00000000" w:rsidRPr="00000000">
              <w:rPr>
                <w:rtl w:val="0"/>
              </w:rPr>
            </w:r>
          </w:p>
          <w:p w:rsidR="00000000" w:rsidDel="00000000" w:rsidP="00000000" w:rsidRDefault="00000000" w:rsidRPr="00000000" w14:paraId="00000206">
            <w:pPr>
              <w:ind w:right="30"/>
              <w:rPr>
                <w:b w:val="1"/>
                <w:bCs w:val="1"/>
              </w:rPr>
            </w:pPr>
            <w:r w:rsidDel="00000000" w:rsidR="00000000" w:rsidRPr="00000000">
              <w:rPr>
                <w:b w:val="1"/>
                <w:bCs w:val="1"/>
                <w:rtl w:val="0"/>
              </w:rPr>
              <w:t xml:space="preserve">{Animation (Dev): Argumentation Orb (Evidence) flies into the drone}</w:t>
            </w:r>
          </w:p>
          <w:p w:rsidR="00000000" w:rsidDel="00000000" w:rsidP="00000000" w:rsidRDefault="00000000" w:rsidRPr="00000000" w14:paraId="00000207">
            <w:pPr>
              <w:ind w:right="30"/>
              <w:rPr>
                <w:b w:val="1"/>
                <w:bCs w:val="1"/>
              </w:rPr>
            </w:pPr>
            <w:r w:rsidDel="00000000" w:rsidR="00000000" w:rsidRPr="00000000">
              <w:rPr>
                <w:b w:val="1"/>
                <w:bCs w:val="1"/>
                <w:i w:val="1"/>
                <w:iCs w:val="1"/>
                <w:rtl w:val="0"/>
              </w:rPr>
              <w:t xml:space="preserve">[Note: A green checkmark appears on the map at the sensor’s 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b w:val="1"/>
                <w:bCs w:val="1"/>
              </w:rPr>
            </w:pPr>
            <w:r w:rsidDel="00000000" w:rsidR="00000000" w:rsidRPr="00000000">
              <w:rPr>
                <w:b w:val="1"/>
                <w:bCs w:val="1"/>
                <w:rtl w:val="0"/>
              </w:rPr>
              <w:t xml:space="preserve">(If P throws a sensor downstream of any sensor)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5"/>
              <w:jc w:val="center"/>
              <w:rPr>
                <w:b w:val="1"/>
                <w:bCs w:val="1"/>
              </w:rPr>
            </w:pPr>
            <w:bookmarkStart w:colFirst="0" w:colLast="0" w:name="_9gccl4iw00hm" w:id="147"/>
            <w:bookmarkEnd w:id="147"/>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0B">
            <w:pPr>
              <w:rPr/>
            </w:pPr>
            <w:r w:rsidDel="00000000" w:rsidR="00000000" w:rsidRPr="00000000">
              <w:rPr>
                <w:i w:val="1"/>
                <w:iCs w:val="1"/>
                <w:rtl w:val="0"/>
              </w:rPr>
              <w:t xml:space="preserve">Pollution will only flow downstream, so we need to test upstream of the pollution.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b w:val="1"/>
                <w:bCs w:val="1"/>
              </w:rPr>
            </w:pPr>
            <w:r w:rsidDel="00000000" w:rsidR="00000000" w:rsidRPr="00000000">
              <w:rPr>
                <w:b w:val="1"/>
                <w:bCs w:val="1"/>
                <w:rtl w:val="0"/>
              </w:rPr>
              <w:t xml:space="preserve">(</w:t>
            </w:r>
            <w:r w:rsidDel="00000000" w:rsidR="00000000" w:rsidRPr="00000000">
              <w:rPr>
                <w:b w:val="1"/>
                <w:bCs w:val="1"/>
                <w:rtl w:val="0"/>
              </w:rPr>
              <w:t xml:space="preserve">If P throws near most upstream polluted sensor)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5"/>
              <w:jc w:val="center"/>
              <w:rPr>
                <w:b w:val="1"/>
                <w:bCs w:val="1"/>
              </w:rPr>
            </w:pPr>
            <w:bookmarkStart w:colFirst="0" w:colLast="0" w:name="_2lhudusa3frj" w:id="148"/>
            <w:bookmarkEnd w:id="148"/>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0F">
            <w:pPr>
              <w:rPr>
                <w:i w:val="1"/>
                <w:iCs w:val="1"/>
              </w:rPr>
            </w:pPr>
            <w:r w:rsidDel="00000000" w:rsidR="00000000" w:rsidRPr="00000000">
              <w:rPr>
                <w:i w:val="1"/>
                <w:iCs w:val="1"/>
                <w:rtl w:val="0"/>
              </w:rPr>
              <w:t xml:space="preserve">We previously tested close to this area. Consider heading further upstream.</w:t>
            </w:r>
          </w:p>
          <w:p w:rsidR="00000000" w:rsidDel="00000000" w:rsidP="00000000" w:rsidRDefault="00000000" w:rsidRPr="00000000" w14:paraId="0000021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w:t>
            </w:r>
            <w:r w:rsidDel="00000000" w:rsidR="00000000" w:rsidRPr="00000000">
              <w:rPr>
                <w:b w:val="1"/>
                <w:bCs w:val="1"/>
                <w:rtl w:val="0"/>
              </w:rPr>
              <w:t xml:space="preserve">If P throws a sensor upstream of a clean sensor)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5"/>
              <w:jc w:val="center"/>
              <w:rPr>
                <w:b w:val="1"/>
                <w:bCs w:val="1"/>
              </w:rPr>
            </w:pPr>
            <w:bookmarkStart w:colFirst="0" w:colLast="0" w:name="_yughmtpeioqg" w:id="149"/>
            <w:bookmarkEnd w:id="149"/>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14">
            <w:pPr>
              <w:rPr/>
            </w:pPr>
            <w:r w:rsidDel="00000000" w:rsidR="00000000" w:rsidRPr="00000000">
              <w:rPr>
                <w:i w:val="1"/>
                <w:iCs w:val="1"/>
                <w:rtl w:val="0"/>
              </w:rPr>
              <w:t xml:space="preserve">Green checkmark means clean. You won’t need to check upstream of a clean sensor.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(If P throws a sensor into the ocean at the river's mouth)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5"/>
              <w:jc w:val="center"/>
              <w:rPr>
                <w:b w:val="1"/>
                <w:bCs w:val="1"/>
              </w:rPr>
            </w:pPr>
            <w:bookmarkStart w:colFirst="0" w:colLast="0" w:name="_8di5rzuwruao" w:id="150"/>
            <w:bookmarkEnd w:id="150"/>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18">
            <w:pPr>
              <w:rPr/>
            </w:pPr>
            <w:r w:rsidDel="00000000" w:rsidR="00000000" w:rsidRPr="00000000">
              <w:rPr>
                <w:i w:val="1"/>
                <w:iCs w:val="1"/>
                <w:rtl w:val="0"/>
              </w:rPr>
              <w:t xml:space="preserve">We are at the ocean downstream of Tera’s base–logically, there will be pollution here. I recommended proceeding upstream.</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t xml:space="preserve">Location-Based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pStyle w:val="Heading5"/>
              <w:jc w:val="center"/>
              <w:rPr>
                <w:b w:val="1"/>
                <w:bCs w:val="1"/>
              </w:rPr>
            </w:pPr>
            <w:bookmarkStart w:colFirst="0" w:colLast="0" w:name="_otoii7j39nvk" w:id="151"/>
            <w:bookmarkEnd w:id="151"/>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1D">
            <w:pPr>
              <w:rPr>
                <w:i w:val="1"/>
                <w:iCs w:val="1"/>
              </w:rPr>
            </w:pPr>
            <w:r w:rsidDel="00000000" w:rsidR="00000000" w:rsidRPr="00000000">
              <w:rPr>
                <w:i w:val="1"/>
                <w:iCs w:val="1"/>
                <w:rtl w:val="0"/>
              </w:rPr>
              <w:t xml:space="preserve">Excellent work. It appears we have passed the first river branch. Let us continue upstream.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pStyle w:val="Heading5"/>
              <w:jc w:val="center"/>
              <w:rPr>
                <w:b w:val="1"/>
                <w:bCs w:val="1"/>
              </w:rPr>
            </w:pPr>
            <w:bookmarkStart w:colFirst="0" w:colLast="0" w:name="_xqq4r143sbq5" w:id="152"/>
            <w:bookmarkEnd w:id="152"/>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1F">
            <w:pPr>
              <w:rPr>
                <w:i w:val="1"/>
                <w:iCs w:val="1"/>
              </w:rPr>
            </w:pPr>
            <w:r w:rsidDel="00000000" w:rsidR="00000000" w:rsidRPr="00000000">
              <w:rPr>
                <w:i w:val="1"/>
                <w:iCs w:val="1"/>
                <w:rtl w:val="0"/>
              </w:rPr>
              <w:t xml:space="preserve">We are making excellent progress–our location is approximately halfway to the 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pStyle w:val="Heading5"/>
              <w:jc w:val="center"/>
              <w:rPr>
                <w:b w:val="1"/>
                <w:bCs w:val="1"/>
              </w:rPr>
            </w:pPr>
            <w:bookmarkStart w:colFirst="0" w:colLast="0" w:name="_b0wkuwhopxi4" w:id="153"/>
            <w:bookmarkEnd w:id="153"/>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221">
            <w:pPr>
              <w:rPr>
                <w:i w:val="1"/>
                <w:iCs w:val="1"/>
              </w:rPr>
            </w:pPr>
            <w:r w:rsidDel="00000000" w:rsidR="00000000" w:rsidRPr="00000000">
              <w:rPr>
                <w:i w:val="1"/>
                <w:iCs w:val="1"/>
                <w:rtl w:val="0"/>
              </w:rPr>
              <w:t xml:space="preserve">We have nearly reached the waterfall. There is only one more river branch to test. The source of the pollution is most likely there.</w:t>
            </w:r>
          </w:p>
        </w:tc>
      </w:tr>
    </w:tbl>
    <w:p w:rsidR="00000000" w:rsidDel="00000000" w:rsidP="00000000" w:rsidRDefault="00000000" w:rsidRPr="00000000" w14:paraId="00000222">
      <w:pPr>
        <w:ind w:right="0"/>
        <w:rPr>
          <w:b w:val="1"/>
          <w:bCs w:val="1"/>
          <w:u w:val="single"/>
        </w:rPr>
      </w:pPr>
      <w:r w:rsidDel="00000000" w:rsidR="00000000" w:rsidRPr="00000000">
        <w:rPr>
          <w:rtl w:val="0"/>
        </w:rPr>
      </w:r>
    </w:p>
    <w:bookmarkStart w:colFirst="0" w:colLast="0" w:name="3e3ag0ogw1gg" w:id="154"/>
    <w:bookmarkEnd w:id="154"/>
    <w:p w:rsidR="00000000" w:rsidDel="00000000" w:rsidP="00000000" w:rsidRDefault="00000000" w:rsidRPr="00000000" w14:paraId="00000223">
      <w:pPr>
        <w:ind w:right="0"/>
        <w:rPr>
          <w:b w:val="1"/>
          <w:bCs w:val="1"/>
          <w:shd w:fill="ea9999" w:val="clear"/>
        </w:rPr>
      </w:pPr>
      <w:r w:rsidDel="00000000" w:rsidR="00000000" w:rsidRPr="00000000">
        <w:rPr>
          <w:b w:val="1"/>
          <w:bCs w:val="1"/>
          <w:shd w:fill="ea9999" w:val="clear"/>
          <w:rtl w:val="0"/>
        </w:rPr>
        <w:t xml:space="preserve">[Cutscene] Drone Flying Back to Camp: </w:t>
      </w:r>
    </w:p>
    <w:p w:rsidR="00000000" w:rsidDel="00000000" w:rsidP="00000000" w:rsidRDefault="00000000" w:rsidRPr="00000000" w14:paraId="00000224">
      <w:pPr>
        <w:ind w:right="0"/>
        <w:rPr>
          <w:b w:val="1"/>
          <w:bCs w:val="1"/>
        </w:rPr>
      </w:pPr>
      <w:r w:rsidDel="00000000" w:rsidR="00000000" w:rsidRPr="00000000">
        <w:rPr>
          <w:b w:val="1"/>
          <w:bCs w:val="1"/>
          <w:rtl w:val="0"/>
        </w:rPr>
        <w:t xml:space="preserve">[As the Drone automatically flies back to Tera’s Camp]</w:t>
      </w:r>
    </w:p>
    <w:p w:rsidR="00000000" w:rsidDel="00000000" w:rsidP="00000000" w:rsidRDefault="00000000" w:rsidRPr="00000000" w14:paraId="00000225">
      <w:pPr>
        <w:ind w:right="0"/>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{Popup: “Mission: Pollution Solution updated”}</w:t>
      </w:r>
    </w:p>
    <w:p w:rsidR="00000000" w:rsidDel="00000000" w:rsidP="00000000" w:rsidRDefault="00000000" w:rsidRPr="00000000" w14:paraId="00000227">
      <w:pPr>
        <w:rPr>
          <w:b w:val="1"/>
          <w:bCs w:val="1"/>
        </w:rPr>
      </w:pPr>
      <w:r w:rsidDel="00000000" w:rsidR="00000000" w:rsidRPr="00000000">
        <w:rPr>
          <w:b w:val="1"/>
          <w:bCs w:val="1"/>
          <w:rtl w:val="0"/>
        </w:rPr>
        <w:t xml:space="preserve">{Quest Tracker: “Present your case to Tera”}</w:t>
      </w:r>
    </w:p>
    <w:p w:rsidR="00000000" w:rsidDel="00000000" w:rsidP="00000000" w:rsidRDefault="00000000" w:rsidRPr="00000000" w14:paraId="00000228">
      <w:pPr>
        <w:rPr>
          <w:b w:val="1"/>
          <w:bCs w:val="1"/>
          <w:i w:val="1"/>
          <w:iCs w:val="1"/>
        </w:rPr>
      </w:pPr>
      <w:r w:rsidDel="00000000" w:rsidR="00000000" w:rsidRPr="00000000">
        <w:rPr>
          <w:b w:val="1"/>
          <w:bCs w:val="1"/>
          <w:rtl w:val="0"/>
        </w:rPr>
        <w:t xml:space="preserve">{Audio: </w:t>
      </w:r>
      <w:r w:rsidDel="00000000" w:rsidR="00000000" w:rsidRPr="00000000">
        <w:rPr>
          <w:b w:val="1"/>
          <w:bCs w:val="1"/>
          <w:rtl w:val="0"/>
        </w:rPr>
        <w:t xml:space="preserve">Tera’s Garden (Argumentation) BGM</w:t>
      </w:r>
      <w:r w:rsidDel="00000000" w:rsidR="00000000" w:rsidRPr="00000000">
        <w:rPr>
          <w:b w:val="1"/>
          <w:bCs w:val="1"/>
          <w:rtl w:val="0"/>
        </w:rPr>
        <w:t xml:space="preserve"> begins, Exploration BGM ends, Ringtone SFX plays}</w:t>
      </w:r>
      <w:r w:rsidDel="00000000" w:rsidR="00000000" w:rsidRPr="00000000">
        <w:rPr>
          <w:rtl w:val="0"/>
        </w:rPr>
      </w:r>
    </w:p>
    <w:p w:rsidR="00000000" w:rsidDel="00000000" w:rsidP="00000000" w:rsidRDefault="00000000" w:rsidRPr="00000000" w14:paraId="00000229">
      <w:pPr>
        <w:rPr>
          <w:b w:val="1"/>
          <w:bCs w:val="1"/>
          <w:shd w:fill="ea9999" w:val="clear"/>
        </w:rPr>
      </w:pPr>
      <w:r w:rsidDel="00000000" w:rsidR="00000000" w:rsidRPr="00000000">
        <w:rPr>
          <w:b w:val="1"/>
          <w:bCs w:val="1"/>
          <w:shd w:fill="ea9999" w:val="clear"/>
          <w:rtl w:val="0"/>
        </w:rPr>
        <w:t xml:space="preserve">[/Cutscene]</w:t>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{Popup: DANI Map (To be updated for 2.0) </w:t>
      </w:r>
      <w:hyperlink r:id="rId9">
        <w:r w:rsidDel="00000000" w:rsidR="00000000" w:rsidRPr="00000000">
          <w:rPr>
            <w:b w:val="1"/>
            <w:bCs w:val="1"/>
            <w:color w:val="0000ee"/>
            <w:u w:val="single"/>
            <w:rtl w:val="0"/>
          </w:rPr>
          <w:t xml:space="preserve">Backing Info</w:t>
        </w:r>
      </w:hyperlink>
      <w:r w:rsidDel="00000000" w:rsidR="00000000" w:rsidRPr="00000000">
        <w:rPr>
          <w:b w:val="1"/>
          <w:bCs w:val="1"/>
          <w:rtl w:val="0"/>
        </w:rPr>
        <w:t xml:space="preserve">}</w:t>
      </w:r>
    </w:p>
    <w:p w:rsidR="00000000" w:rsidDel="00000000" w:rsidP="00000000" w:rsidRDefault="00000000" w:rsidRPr="00000000" w14:paraId="0000022C">
      <w:pPr>
        <w:rPr>
          <w:b w:val="1"/>
          <w:bCs w:val="1"/>
        </w:rPr>
      </w:pPr>
      <w:r w:rsidDel="00000000" w:rsidR="00000000" w:rsidRPr="00000000">
        <w:rPr>
          <w:rtl w:val="0"/>
        </w:rPr>
      </w:r>
    </w:p>
    <w:bookmarkStart w:colFirst="0" w:colLast="0" w:name="4h7xuj6mwcn" w:id="155"/>
    <w:bookmarkEnd w:id="155"/>
    <w:p w:rsidR="00000000" w:rsidDel="00000000" w:rsidP="00000000" w:rsidRDefault="00000000" w:rsidRPr="00000000" w14:paraId="0000022D">
      <w:pPr>
        <w:pStyle w:val="Heading5"/>
        <w:rPr>
          <w:b w:val="1"/>
          <w:bCs w:val="1"/>
        </w:rPr>
      </w:pPr>
      <w:bookmarkStart w:colFirst="0" w:colLast="0" w:name="_q1tgucezvn07" w:id="156"/>
      <w:bookmarkEnd w:id="156"/>
      <w:r w:rsidDel="00000000" w:rsidR="00000000" w:rsidRPr="00000000">
        <w:rPr>
          <w:rtl w:val="0"/>
        </w:rPr>
        <w:t xml:space="preserve">DANI </w:t>
      </w:r>
      <w:r w:rsidDel="00000000" w:rsidR="00000000" w:rsidRPr="00000000">
        <w:rPr>
          <w:b w:val="1"/>
          <w:bCs w:val="1"/>
          <w:rtl w:val="0"/>
        </w:rPr>
        <w:t xml:space="preserve">[curricular,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22E">
      <w:pPr>
        <w:pStyle w:val="Heading6"/>
        <w:rPr/>
      </w:pPr>
      <w:bookmarkStart w:colFirst="0" w:colLast="0" w:name="_fr7m7mzqc6n" w:id="157"/>
      <w:bookmarkEnd w:id="157"/>
      <w:commentRangeStart w:id="0"/>
      <w:r w:rsidDel="00000000" w:rsidR="00000000" w:rsidRPr="00000000">
        <w:rPr>
          <w:rtl w:val="0"/>
        </w:rPr>
        <w:t xml:space="preserve">I have overlaid the collected sensor data on the</w:t>
      </w:r>
      <w:r w:rsidDel="00000000" w:rsidR="00000000" w:rsidRPr="00000000">
        <w:rPr>
          <w:rtl w:val="0"/>
        </w:rPr>
        <w:t xml:space="preserve"> map. </w:t>
      </w:r>
      <w:r w:rsidDel="00000000" w:rsidR="00000000" w:rsidRPr="00000000">
        <w:rPr>
          <w:color w:val="db8e3d"/>
          <w:rtl w:val="0"/>
        </w:rPr>
        <w:t xml:space="preserve">By observing the clean versus polluted areas of the river, you have determined the source of the pollution.</w:t>
      </w:r>
      <w:r w:rsidDel="00000000" w:rsidR="00000000" w:rsidRPr="00000000">
        <w:rPr>
          <w:rtl w:val="0"/>
        </w:rPr>
        <w:t xml:space="preserve"> This information should help convince Tera we know exactly where the source is located</w:t>
      </w:r>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2F">
      <w:pPr>
        <w:rPr>
          <w:b w:val="1"/>
          <w:bCs w:val="1"/>
          <w:shd w:fill="ea9999" w:val="clear"/>
        </w:rPr>
      </w:pPr>
      <w:r w:rsidDel="00000000" w:rsidR="00000000" w:rsidRPr="00000000">
        <w:rPr>
          <w:rtl w:val="0"/>
        </w:rPr>
      </w:r>
    </w:p>
    <w:p w:rsidR="00000000" w:rsidDel="00000000" w:rsidP="00000000" w:rsidRDefault="00000000" w:rsidRPr="00000000" w14:paraId="00000230">
      <w:pPr>
        <w:rPr>
          <w:b w:val="1"/>
          <w:bCs w:val="1"/>
          <w:shd w:fill="ea9999" w:val="clear"/>
        </w:rPr>
      </w:pPr>
      <w:r w:rsidDel="00000000" w:rsidR="00000000" w:rsidRPr="00000000">
        <w:rPr>
          <w:b w:val="1"/>
          <w:bCs w:val="1"/>
          <w:shd w:fill="ea9999" w:val="clear"/>
          <w:rtl w:val="0"/>
        </w:rPr>
        <w:t xml:space="preserve">{Animation (Dev): Argumentation Orb (Backing Info) flies into the holo-watch}</w:t>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pStyle w:val="Heading5"/>
        <w:rPr>
          <w:b w:val="1"/>
          <w:bCs w:val="1"/>
        </w:rPr>
      </w:pPr>
      <w:bookmarkStart w:colFirst="0" w:colLast="0" w:name="_7xslv427aow" w:id="158"/>
      <w:bookmarkEnd w:id="158"/>
      <w:r w:rsidDel="00000000" w:rsidR="00000000" w:rsidRPr="00000000">
        <w:rPr>
          <w:rtl w:val="0"/>
        </w:rPr>
        <w:t xml:space="preserve">DANI</w:t>
      </w:r>
      <w:r w:rsidDel="00000000" w:rsidR="00000000" w:rsidRPr="00000000">
        <w:rPr>
          <w:rtl w:val="0"/>
        </w:rPr>
        <w:t xml:space="preserve"> </w:t>
      </w:r>
      <w:r w:rsidDel="00000000" w:rsidR="00000000" w:rsidRPr="00000000">
        <w:rPr>
          <w:b w:val="1"/>
          <w:bCs w:val="1"/>
          <w:rtl w:val="0"/>
        </w:rPr>
        <w:t xml:space="preserve">[conversation,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233">
      <w:pPr>
        <w:pStyle w:val="Heading6"/>
        <w:rPr/>
      </w:pPr>
      <w:bookmarkStart w:colFirst="0" w:colLast="0" w:name="_3c4gmmgifklo" w:id="159"/>
      <w:bookmarkEnd w:id="159"/>
      <w:r w:rsidDel="00000000" w:rsidR="00000000" w:rsidRPr="00000000">
        <w:rPr>
          <w:rtl w:val="0"/>
        </w:rPr>
        <w:t xml:space="preserve">Tera, [Title] TK has located the source of the contamination.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5"/>
        <w:rPr>
          <w:b w:val="1"/>
          <w:bCs w:val="1"/>
        </w:rPr>
      </w:pPr>
      <w:bookmarkStart w:colFirst="0" w:colLast="0" w:name="_x6yrrpldb4w1" w:id="160"/>
      <w:bookmarkEnd w:id="160"/>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236">
      <w:pPr>
        <w:pStyle w:val="Heading6"/>
        <w:rPr/>
      </w:pPr>
      <w:bookmarkStart w:colFirst="0" w:colLast="0" w:name="_yofeqpuvqf7" w:id="161"/>
      <w:bookmarkEnd w:id="161"/>
      <w:r w:rsidDel="00000000" w:rsidR="00000000" w:rsidRPr="00000000">
        <w:rPr>
          <w:rtl w:val="0"/>
        </w:rPr>
        <w:t xml:space="preserve">You did</w:t>
      </w:r>
      <w:r w:rsidDel="00000000" w:rsidR="00000000" w:rsidRPr="00000000">
        <w:rPr>
          <w:rtl w:val="0"/>
        </w:rPr>
        <w:t xml:space="preserve">? </w:t>
      </w:r>
      <w:r w:rsidDel="00000000" w:rsidR="00000000" w:rsidRPr="00000000">
        <w:rPr>
          <w:rtl w:val="0"/>
        </w:rPr>
        <w:t xml:space="preserve">How are you planning to remove it?</w:t>
      </w:r>
    </w:p>
    <w:p w:rsidR="00000000" w:rsidDel="00000000" w:rsidP="00000000" w:rsidRDefault="00000000" w:rsidRPr="00000000" w14:paraId="00000237">
      <w:pPr>
        <w:pStyle w:val="Heading5"/>
        <w:jc w:val="left"/>
        <w:rPr>
          <w:i w:val="1"/>
          <w:iCs w:val="1"/>
        </w:rPr>
      </w:pPr>
      <w:bookmarkStart w:colFirst="0" w:colLast="0" w:name="_96njayp0vms0" w:id="162"/>
      <w:bookmarkEnd w:id="162"/>
      <w:r w:rsidDel="00000000" w:rsidR="00000000" w:rsidRPr="00000000">
        <w:rPr>
          <w:rtl w:val="0"/>
        </w:rPr>
      </w:r>
    </w:p>
    <w:p w:rsidR="00000000" w:rsidDel="00000000" w:rsidP="00000000" w:rsidRDefault="00000000" w:rsidRPr="00000000" w14:paraId="00000238">
      <w:pPr>
        <w:pStyle w:val="Heading5"/>
        <w:rPr>
          <w:b w:val="1"/>
          <w:bCs w:val="1"/>
        </w:rPr>
      </w:pPr>
      <w:bookmarkStart w:colFirst="0" w:colLast="0" w:name="_nz11swnygq7u" w:id="163"/>
      <w:bookmarkEnd w:id="163"/>
      <w:r w:rsidDel="00000000" w:rsidR="00000000" w:rsidRPr="00000000">
        <w:rPr>
          <w:rtl w:val="0"/>
        </w:rPr>
        <w:t xml:space="preserve">PLAYER </w:t>
      </w:r>
      <w:r w:rsidDel="00000000" w:rsidR="00000000" w:rsidRPr="00000000">
        <w:rPr>
          <w:b w:val="1"/>
          <w:bCs w:val="1"/>
          <w:rtl w:val="0"/>
        </w:rPr>
        <w:t xml:space="preserve">[curricular, choices]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DANI, call Anderson.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DANI, call Aryn.</w:t>
            </w:r>
          </w:p>
        </w:tc>
      </w:tr>
    </w:tbl>
    <w:p w:rsidR="00000000" w:rsidDel="00000000" w:rsidP="00000000" w:rsidRDefault="00000000" w:rsidRPr="00000000" w14:paraId="0000023B">
      <w:pPr>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ANDERSON</w:t>
            </w:r>
          </w:p>
          <w:p w:rsidR="00000000" w:rsidDel="00000000" w:rsidP="00000000" w:rsidRDefault="00000000" w:rsidRPr="00000000" w14:paraId="0000023D">
            <w:pPr>
              <w:widowControl w:val="0"/>
              <w:spacing w:line="240" w:lineRule="auto"/>
              <w:rPr/>
            </w:pPr>
            <w:r w:rsidDel="00000000" w:rsidR="00000000" w:rsidRPr="00000000">
              <w:rPr>
                <w:rtl w:val="0"/>
              </w:rPr>
              <w:t xml:space="preserve">I told you Tera’s fake survival skills were going to get us all killed. This is her mess–find somebody else to dig her out of it.</w:t>
            </w:r>
          </w:p>
          <w:p w:rsidR="00000000" w:rsidDel="00000000" w:rsidP="00000000" w:rsidRDefault="00000000" w:rsidRPr="00000000" w14:paraId="0000023E">
            <w:pPr>
              <w:widowControl w:val="0"/>
              <w:spacing w:line="240" w:lineRule="auto"/>
              <w:rPr/>
            </w:pPr>
            <w:r w:rsidDel="00000000" w:rsidR="00000000" w:rsidRPr="00000000">
              <w:rPr>
                <w:rtl w:val="0"/>
              </w:rPr>
            </w:r>
          </w:p>
          <w:p w:rsidR="00000000" w:rsidDel="00000000" w:rsidP="00000000" w:rsidRDefault="00000000" w:rsidRPr="00000000" w14:paraId="0000023F">
            <w:pPr>
              <w:widowControl w:val="0"/>
              <w:spacing w:line="240" w:lineRule="auto"/>
              <w:rPr/>
            </w:pPr>
            <w:r w:rsidDel="00000000" w:rsidR="00000000" w:rsidRPr="00000000">
              <w:rPr>
                <w:rtl w:val="0"/>
              </w:rPr>
              <w:t xml:space="preserve">TERA</w:t>
            </w:r>
          </w:p>
          <w:p w:rsidR="00000000" w:rsidDel="00000000" w:rsidP="00000000" w:rsidRDefault="00000000" w:rsidRPr="00000000" w14:paraId="00000240">
            <w:pPr>
              <w:widowControl w:val="0"/>
              <w:spacing w:line="240" w:lineRule="auto"/>
              <w:rPr/>
            </w:pPr>
            <w:r w:rsidDel="00000000" w:rsidR="00000000" w:rsidRPr="00000000">
              <w:rPr>
                <w:rtl w:val="0"/>
              </w:rPr>
              <w:t xml:space="preserve">At least I’m out here trying! You couldn’t even grow a rutabaga, you self-absorbed…</w:t>
            </w:r>
          </w:p>
          <w:p w:rsidR="00000000" w:rsidDel="00000000" w:rsidP="00000000" w:rsidRDefault="00000000" w:rsidRPr="00000000" w14:paraId="00000241">
            <w:pPr>
              <w:widowControl w:val="0"/>
              <w:spacing w:line="240" w:lineRule="auto"/>
              <w:rPr/>
            </w:pPr>
            <w:r w:rsidDel="00000000" w:rsidR="00000000" w:rsidRPr="00000000">
              <w:rPr>
                <w:rtl w:val="0"/>
              </w:rPr>
            </w:r>
          </w:p>
          <w:p w:rsidR="00000000" w:rsidDel="00000000" w:rsidP="00000000" w:rsidRDefault="00000000" w:rsidRPr="00000000" w14:paraId="00000242">
            <w:pPr>
              <w:rPr>
                <w:b w:val="1"/>
                <w:bCs w:val="1"/>
                <w:shd w:fill="b6d7a8" w:val="clear"/>
              </w:rPr>
            </w:pPr>
            <w:r w:rsidDel="00000000" w:rsidR="00000000" w:rsidRPr="00000000">
              <w:rPr>
                <w:b w:val="1"/>
                <w:bCs w:val="1"/>
                <w:shd w:fill="b6d7a8" w:val="clear"/>
                <w:rtl w:val="0"/>
              </w:rPr>
              <w:t xml:space="preserve">{Audio: Call hang up SFX plays}</w:t>
            </w:r>
          </w:p>
          <w:p w:rsidR="00000000" w:rsidDel="00000000" w:rsidP="00000000" w:rsidRDefault="00000000" w:rsidRPr="00000000" w14:paraId="00000243">
            <w:pPr>
              <w:rPr/>
            </w:pPr>
            <w:r w:rsidDel="00000000" w:rsidR="00000000" w:rsidRPr="00000000">
              <w:rPr>
                <w:b w:val="1"/>
                <w:bCs w:val="1"/>
                <w:highlight w:val="yellow"/>
                <w:rtl w:val="0"/>
              </w:rPr>
              <w:t xml:space="preserve">{Animation: Anderson’s hologram flickers and zips back into the holo-watch}</w:t>
            </w:r>
            <w:r w:rsidDel="00000000" w:rsidR="00000000" w:rsidRPr="00000000">
              <w:rPr>
                <w:rtl w:val="0"/>
              </w:rPr>
            </w:r>
          </w:p>
          <w:p w:rsidR="00000000" w:rsidDel="00000000" w:rsidP="00000000" w:rsidRDefault="00000000" w:rsidRPr="00000000" w14:paraId="00000244">
            <w:pPr>
              <w:widowControl w:val="0"/>
              <w:spacing w:line="240" w:lineRule="auto"/>
              <w:rPr/>
            </w:pPr>
            <w:r w:rsidDel="00000000" w:rsidR="00000000" w:rsidRPr="00000000">
              <w:rPr>
                <w:rtl w:val="0"/>
              </w:rPr>
            </w:r>
          </w:p>
          <w:p w:rsidR="00000000" w:rsidDel="00000000" w:rsidP="00000000" w:rsidRDefault="00000000" w:rsidRPr="00000000" w14:paraId="00000245">
            <w:pPr>
              <w:widowControl w:val="0"/>
              <w:spacing w:line="240" w:lineRule="auto"/>
              <w:rPr/>
            </w:pPr>
            <w:r w:rsidDel="00000000" w:rsidR="00000000" w:rsidRPr="00000000">
              <w:rPr>
                <w:rtl w:val="0"/>
              </w:rPr>
              <w:t xml:space="preserve">DANI</w:t>
            </w:r>
          </w:p>
          <w:p w:rsidR="00000000" w:rsidDel="00000000" w:rsidP="00000000" w:rsidRDefault="00000000" w:rsidRPr="00000000" w14:paraId="00000246">
            <w:pPr>
              <w:widowControl w:val="0"/>
              <w:spacing w:line="240" w:lineRule="auto"/>
              <w:rPr/>
            </w:pPr>
            <w:r w:rsidDel="00000000" w:rsidR="00000000" w:rsidRPr="00000000">
              <w:rPr>
                <w:rtl w:val="0"/>
              </w:rPr>
              <w:t xml:space="preserve">(rapidly interrupting)</w:t>
            </w:r>
          </w:p>
          <w:p w:rsidR="00000000" w:rsidDel="00000000" w:rsidP="00000000" w:rsidRDefault="00000000" w:rsidRPr="00000000" w14:paraId="00000247">
            <w:pPr>
              <w:widowControl w:val="0"/>
              <w:spacing w:line="240" w:lineRule="auto"/>
              <w:rPr/>
            </w:pPr>
            <w:r w:rsidDel="00000000" w:rsidR="00000000" w:rsidRPr="00000000">
              <w:rPr>
                <w:rtl w:val="0"/>
              </w:rPr>
              <w:t xml:space="preserve">Calling Aryn.</w:t>
            </w:r>
          </w:p>
          <w:p w:rsidR="00000000" w:rsidDel="00000000" w:rsidP="00000000" w:rsidRDefault="00000000" w:rsidRPr="00000000" w14:paraId="00000248">
            <w:pPr>
              <w:widowControl w:val="0"/>
              <w:spacing w:line="240" w:lineRule="auto"/>
              <w:rPr/>
            </w:pPr>
            <w:r w:rsidDel="00000000" w:rsidR="00000000" w:rsidRPr="00000000">
              <w:rPr>
                <w:rtl w:val="0"/>
              </w:rPr>
              <w:t xml:space="preserve">&lt;JUMP TO ARYN TRACK&gt;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ARYN</w:t>
            </w:r>
          </w:p>
          <w:p w:rsidR="00000000" w:rsidDel="00000000" w:rsidP="00000000" w:rsidRDefault="00000000" w:rsidRPr="00000000" w14:paraId="0000024A">
            <w:pPr>
              <w:rPr/>
            </w:pPr>
            <w:r w:rsidDel="00000000" w:rsidR="00000000" w:rsidRPr="00000000">
              <w:rPr>
                <w:rtl w:val="0"/>
              </w:rPr>
              <w:t xml:space="preserve">As the head–and sole–representative of the Morris-Galactic Corporation on WAT247, I pledge our full support. I’m warming up the excavator now!</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widowControl w:val="0"/>
              <w:spacing w:line="240" w:lineRule="auto"/>
              <w:rPr/>
            </w:pPr>
            <w:r w:rsidDel="00000000" w:rsidR="00000000" w:rsidRPr="00000000">
              <w:rPr>
                <w:rtl w:val="0"/>
              </w:rPr>
              <w:t xml:space="preserve">TERA</w:t>
            </w:r>
          </w:p>
          <w:p w:rsidR="00000000" w:rsidDel="00000000" w:rsidP="00000000" w:rsidRDefault="00000000" w:rsidRPr="00000000" w14:paraId="0000024D">
            <w:pPr>
              <w:widowControl w:val="0"/>
              <w:spacing w:line="240" w:lineRule="auto"/>
              <w:rPr/>
            </w:pPr>
            <w:r w:rsidDel="00000000" w:rsidR="00000000" w:rsidRPr="00000000">
              <w:rPr>
                <w:rtl w:val="0"/>
              </w:rPr>
              <w:t xml:space="preserve">Aryn, thank you! I honestly didn’t think you could be… helpful? </w:t>
            </w:r>
          </w:p>
          <w:p w:rsidR="00000000" w:rsidDel="00000000" w:rsidP="00000000" w:rsidRDefault="00000000" w:rsidRPr="00000000" w14:paraId="0000024E">
            <w:pPr>
              <w:widowControl w:val="0"/>
              <w:spacing w:line="24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ARYN</w:t>
            </w:r>
          </w:p>
          <w:p w:rsidR="00000000" w:rsidDel="00000000" w:rsidP="00000000" w:rsidRDefault="00000000" w:rsidRPr="00000000" w14:paraId="00000250">
            <w:pPr>
              <w:rPr/>
            </w:pPr>
            <w:r w:rsidDel="00000000" w:rsidR="00000000" w:rsidRPr="00000000">
              <w:rPr>
                <w:rtl w:val="0"/>
              </w:rPr>
              <w:t xml:space="preserve">(cheery)</w:t>
            </w:r>
          </w:p>
          <w:p w:rsidR="00000000" w:rsidDel="00000000" w:rsidP="00000000" w:rsidRDefault="00000000" w:rsidRPr="00000000" w14:paraId="00000251">
            <w:pPr>
              <w:rPr/>
            </w:pPr>
            <w:r w:rsidDel="00000000" w:rsidR="00000000" w:rsidRPr="00000000">
              <w:rPr>
                <w:rtl w:val="0"/>
              </w:rPr>
              <w:t xml:space="preserve">And I’m going to pretend like that didn’t hurt! Be there soon!</w:t>
            </w:r>
          </w:p>
        </w:tc>
      </w:tr>
    </w:tbl>
    <w:p w:rsidR="00000000" w:rsidDel="00000000" w:rsidP="00000000" w:rsidRDefault="00000000" w:rsidRPr="00000000" w14:paraId="00000252">
      <w:pPr>
        <w:ind w:right="0"/>
        <w:rPr/>
      </w:pPr>
      <w:r w:rsidDel="00000000" w:rsidR="00000000" w:rsidRPr="00000000">
        <w:rPr>
          <w:rtl w:val="0"/>
        </w:rPr>
      </w:r>
    </w:p>
    <w:bookmarkStart w:colFirst="0" w:colLast="0" w:name="sduq60h9s4ij" w:id="164"/>
    <w:bookmarkEnd w:id="164"/>
    <w:p w:rsidR="00000000" w:rsidDel="00000000" w:rsidP="00000000" w:rsidRDefault="00000000" w:rsidRPr="00000000" w14:paraId="00000253">
      <w:pPr>
        <w:pStyle w:val="Heading5"/>
        <w:rPr>
          <w:b w:val="1"/>
          <w:bCs w:val="1"/>
        </w:rPr>
      </w:pPr>
      <w:bookmarkStart w:colFirst="0" w:colLast="0" w:name="_zfguh61rinet" w:id="165"/>
      <w:bookmarkEnd w:id="165"/>
      <w:r w:rsidDel="00000000" w:rsidR="00000000" w:rsidRPr="00000000">
        <w:rPr>
          <w:rtl w:val="0"/>
        </w:rPr>
        <w:t xml:space="preserve">TERA </w:t>
      </w:r>
      <w:r w:rsidDel="00000000" w:rsidR="00000000" w:rsidRPr="00000000">
        <w:rPr>
          <w:b w:val="1"/>
          <w:bCs w:val="1"/>
          <w:rtl w:val="0"/>
        </w:rPr>
        <w:t xml:space="preserve">[curricular]</w:t>
      </w:r>
    </w:p>
    <w:p w:rsidR="00000000" w:rsidDel="00000000" w:rsidP="00000000" w:rsidRDefault="00000000" w:rsidRPr="00000000" w14:paraId="00000254">
      <w:pPr>
        <w:pStyle w:val="Heading6"/>
        <w:rPr>
          <w:color w:val="69b446"/>
        </w:rPr>
      </w:pPr>
      <w:bookmarkStart w:colFirst="0" w:colLast="0" w:name="_qvem7elr8vvc" w:id="166"/>
      <w:bookmarkEnd w:id="166"/>
      <w:r w:rsidDel="00000000" w:rsidR="00000000" w:rsidRPr="00000000">
        <w:rPr>
          <w:rtl w:val="0"/>
        </w:rPr>
        <w:t xml:space="preserve">TK, even though Aryn is on the way, I’m still not sure you found the right spot–</w:t>
      </w:r>
      <w:r w:rsidDel="00000000" w:rsidR="00000000" w:rsidRPr="00000000">
        <w:rPr>
          <w:color w:val="69b446"/>
          <w:rtl w:val="0"/>
        </w:rPr>
        <w:t xml:space="preserve">h</w:t>
      </w:r>
      <w:r w:rsidDel="00000000" w:rsidR="00000000" w:rsidRPr="00000000">
        <w:rPr>
          <w:color w:val="69b446"/>
          <w:rtl w:val="0"/>
        </w:rPr>
        <w:t xml:space="preserve">ow do you know for certain the source is where you think it is?</w:t>
      </w:r>
      <w:r w:rsidDel="00000000" w:rsidR="00000000" w:rsidRPr="00000000">
        <w:rPr>
          <w:rtl w:val="0"/>
        </w:rPr>
        <w:t xml:space="preserve"> </w:t>
      </w:r>
      <w:r w:rsidDel="00000000" w:rsidR="00000000" w:rsidRPr="00000000">
        <w:rPr>
          <w:rtl w:val="0"/>
        </w:rPr>
        <w:t xml:space="preserve">I won’t let you move forward with your plan until you can </w:t>
      </w:r>
      <w:r w:rsidDel="00000000" w:rsidR="00000000" w:rsidRPr="00000000">
        <w:rPr>
          <w:color w:val="69b446"/>
          <w:rtl w:val="0"/>
        </w:rPr>
        <w:t xml:space="preserve">come up with an argument that will actually convince me.</w:t>
      </w:r>
      <w:r w:rsidDel="00000000" w:rsidR="00000000" w:rsidRPr="00000000">
        <w:rPr>
          <w:rtl w:val="0"/>
        </w:rPr>
      </w:r>
    </w:p>
    <w:p w:rsidR="00000000" w:rsidDel="00000000" w:rsidP="00000000" w:rsidRDefault="00000000" w:rsidRPr="00000000" w14:paraId="00000255">
      <w:pPr>
        <w:ind w:right="0"/>
        <w:rPr>
          <w:b w:val="1"/>
          <w:bCs w:val="1"/>
        </w:rPr>
      </w:pPr>
      <w:r w:rsidDel="00000000" w:rsidR="00000000" w:rsidRPr="00000000">
        <w:rPr>
          <w:rtl w:val="0"/>
        </w:rPr>
      </w:r>
    </w:p>
    <w:p w:rsidR="00000000" w:rsidDel="00000000" w:rsidP="00000000" w:rsidRDefault="00000000" w:rsidRPr="00000000" w14:paraId="00000256">
      <w:pPr>
        <w:ind w:right="0"/>
        <w:rPr>
          <w:b w:val="1"/>
          <w:bCs w:val="1"/>
        </w:rPr>
      </w:pPr>
      <w:r w:rsidDel="00000000" w:rsidR="00000000" w:rsidRPr="00000000">
        <w:rPr>
          <w:b w:val="1"/>
          <w:bCs w:val="1"/>
          <w:rtl w:val="0"/>
        </w:rPr>
        <w:t xml:space="preserve">{Animation (Dev): Argumentation Orbs (Claim, Claim) fly into the holo-watch}</w:t>
      </w:r>
    </w:p>
    <w:p w:rsidR="00000000" w:rsidDel="00000000" w:rsidP="00000000" w:rsidRDefault="00000000" w:rsidRPr="00000000" w14:paraId="00000257">
      <w:pPr>
        <w:ind w:right="0"/>
        <w:rPr>
          <w:b w:val="1"/>
          <w:bCs w:val="1"/>
        </w:rPr>
      </w:pPr>
      <w:r w:rsidDel="00000000" w:rsidR="00000000" w:rsidRPr="00000000">
        <w:rPr>
          <w:rtl w:val="0"/>
        </w:rPr>
      </w:r>
    </w:p>
    <w:p w:rsidR="00000000" w:rsidDel="00000000" w:rsidP="00000000" w:rsidRDefault="00000000" w:rsidRPr="00000000" w14:paraId="00000258">
      <w:pPr>
        <w:pStyle w:val="Heading5"/>
        <w:rPr>
          <w:b w:val="1"/>
          <w:bCs w:val="1"/>
        </w:rPr>
      </w:pPr>
      <w:bookmarkStart w:colFirst="0" w:colLast="0" w:name="_5lniyacw1hlp" w:id="167"/>
      <w:bookmarkEnd w:id="167"/>
      <w:r w:rsidDel="00000000" w:rsidR="00000000" w:rsidRPr="00000000">
        <w:rPr>
          <w:rtl w:val="0"/>
        </w:rPr>
        <w:t xml:space="preserve">DANI</w:t>
      </w:r>
      <w:r w:rsidDel="00000000" w:rsidR="00000000" w:rsidRPr="00000000">
        <w:rPr>
          <w:i w:val="1"/>
          <w:iCs w:val="1"/>
          <w:rtl w:val="0"/>
        </w:rPr>
        <w:t xml:space="preserve"> </w:t>
      </w:r>
      <w:r w:rsidDel="00000000" w:rsidR="00000000" w:rsidRPr="00000000">
        <w:rPr>
          <w:b w:val="1"/>
          <w:bCs w:val="1"/>
          <w:rtl w:val="0"/>
        </w:rPr>
        <w:t xml:space="preserve">[curricular, in ear]</w:t>
      </w:r>
      <w:r w:rsidDel="00000000" w:rsidR="00000000" w:rsidRPr="00000000">
        <w:rPr>
          <w:rtl w:val="0"/>
        </w:rPr>
      </w:r>
    </w:p>
    <w:p w:rsidR="00000000" w:rsidDel="00000000" w:rsidP="00000000" w:rsidRDefault="00000000" w:rsidRPr="00000000" w14:paraId="00000259">
      <w:pPr>
        <w:pStyle w:val="Heading6"/>
        <w:rPr/>
      </w:pPr>
      <w:bookmarkStart w:colFirst="0" w:colLast="0" w:name="_fad2kh6529o1" w:id="168"/>
      <w:bookmarkEnd w:id="168"/>
      <w:r w:rsidDel="00000000" w:rsidR="00000000" w:rsidRPr="00000000">
        <w:rPr>
          <w:rtl w:val="0"/>
        </w:rPr>
        <w:t xml:space="preserve">TK, we will have to create an effective argument to convince Tera that we know the exact location of </w:t>
      </w:r>
      <w:r w:rsidDel="00000000" w:rsidR="00000000" w:rsidRPr="00000000">
        <w:rPr>
          <w:rtl w:val="0"/>
        </w:rPr>
        <w:t xml:space="preserve">the source.</w:t>
      </w:r>
      <w:r w:rsidDel="00000000" w:rsidR="00000000" w:rsidRPr="00000000">
        <w:rPr>
          <w:rtl w:val="0"/>
        </w:rPr>
      </w:r>
    </w:p>
    <w:p w:rsidR="00000000" w:rsidDel="00000000" w:rsidP="00000000" w:rsidRDefault="00000000" w:rsidRPr="00000000" w14:paraId="0000025A">
      <w:pPr>
        <w:pStyle w:val="Heading2"/>
        <w:rPr/>
      </w:pPr>
      <w:bookmarkStart w:colFirst="0" w:colLast="0" w:name="_dch80eokkakz" w:id="169"/>
      <w:bookmarkEnd w:id="169"/>
      <w:r w:rsidDel="00000000" w:rsidR="00000000" w:rsidRPr="00000000">
        <w:rPr>
          <w:rtl w:val="0"/>
        </w:rPr>
        <w:t xml:space="preserve">Task 1.3 - Constructing an Argument</w:t>
      </w:r>
    </w:p>
    <w:p w:rsidR="00000000" w:rsidDel="00000000" w:rsidP="00000000" w:rsidRDefault="00000000" w:rsidRPr="00000000" w14:paraId="0000025B">
      <w:pPr>
        <w:rPr>
          <w:b w:val="1"/>
          <w:bCs w:val="1"/>
          <w:i w:val="1"/>
          <w:iCs w:val="1"/>
        </w:rPr>
      </w:pPr>
      <w:r w:rsidDel="00000000" w:rsidR="00000000" w:rsidRPr="00000000">
        <w:rPr>
          <w:b w:val="1"/>
          <w:bCs w:val="1"/>
          <w:i w:val="1"/>
          <w:iCs w:val="1"/>
          <w:rtl w:val="0"/>
        </w:rPr>
        <w:t xml:space="preserve">[Note: This conversation automatically continues after DANI’s last dialogue]</w:t>
      </w:r>
    </w:p>
    <w:p w:rsidR="00000000" w:rsidDel="00000000" w:rsidP="00000000" w:rsidRDefault="00000000" w:rsidRPr="00000000" w14:paraId="0000025C">
      <w:pPr>
        <w:rPr>
          <w:b w:val="1"/>
          <w:bCs w:val="1"/>
          <w:i w:val="1"/>
          <w:iCs w:val="1"/>
        </w:rPr>
      </w:pPr>
      <w:r w:rsidDel="00000000" w:rsidR="00000000" w:rsidRPr="00000000">
        <w:rPr>
          <w:rtl w:val="0"/>
        </w:rPr>
      </w:r>
    </w:p>
    <w:p w:rsidR="00000000" w:rsidDel="00000000" w:rsidP="00000000" w:rsidRDefault="00000000" w:rsidRPr="00000000" w14:paraId="0000025D">
      <w:pPr>
        <w:pStyle w:val="Heading5"/>
        <w:rPr>
          <w:b w:val="1"/>
          <w:bCs w:val="1"/>
        </w:rPr>
      </w:pPr>
      <w:bookmarkStart w:colFirst="0" w:colLast="0" w:name="_utz4ggrnrjy2" w:id="170"/>
      <w:bookmarkEnd w:id="170"/>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5E">
      <w:pPr>
        <w:pStyle w:val="Heading6"/>
        <w:rPr/>
      </w:pPr>
      <w:bookmarkStart w:colFirst="0" w:colLast="0" w:name="_xa1so8v0s4vu" w:id="171"/>
      <w:bookmarkEnd w:id="171"/>
      <w:r w:rsidDel="00000000" w:rsidR="00000000" w:rsidRPr="00000000">
        <w:rPr>
          <w:rtl w:val="0"/>
        </w:rPr>
        <w:t xml:space="preserve">I am patching</w:t>
      </w:r>
      <w:r w:rsidDel="00000000" w:rsidR="00000000" w:rsidRPr="00000000">
        <w:rPr>
          <w:rtl w:val="0"/>
        </w:rPr>
        <w:t xml:space="preserve"> in Toppo for a status report.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5"/>
        <w:rPr>
          <w:b w:val="1"/>
          <w:bCs w:val="1"/>
        </w:rPr>
      </w:pPr>
      <w:bookmarkStart w:colFirst="0" w:colLast="0" w:name="_eaqog4xcbn0c" w:id="172"/>
      <w:bookmarkEnd w:id="172"/>
      <w:r w:rsidDel="00000000" w:rsidR="00000000" w:rsidRPr="00000000">
        <w:rPr>
          <w:rtl w:val="0"/>
        </w:rPr>
        <w:t xml:space="preserve">TOPPO </w:t>
      </w:r>
      <w:r w:rsidDel="00000000" w:rsidR="00000000" w:rsidRPr="00000000">
        <w:rPr>
          <w:b w:val="1"/>
          <w:bCs w:val="1"/>
          <w:rtl w:val="0"/>
        </w:rPr>
        <w:t xml:space="preserve">[conversation, call]</w:t>
      </w:r>
    </w:p>
    <w:p w:rsidR="00000000" w:rsidDel="00000000" w:rsidP="00000000" w:rsidRDefault="00000000" w:rsidRPr="00000000" w14:paraId="00000261">
      <w:pPr>
        <w:pStyle w:val="Heading6"/>
        <w:rPr/>
      </w:pPr>
      <w:bookmarkStart w:colFirst="0" w:colLast="0" w:name="_cmtcf68k4ibr" w:id="173"/>
      <w:bookmarkEnd w:id="173"/>
      <w:r w:rsidDel="00000000" w:rsidR="00000000" w:rsidRPr="00000000">
        <w:rPr>
          <w:rtl w:val="0"/>
        </w:rPr>
        <w:t xml:space="preserve">[Title] TK, DANI.  </w:t>
      </w:r>
      <w:r w:rsidDel="00000000" w:rsidR="00000000" w:rsidRPr="00000000">
        <w:rPr>
          <w:rtl w:val="0"/>
        </w:rPr>
        <w:t xml:space="preserve">Do you have something to report?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5"/>
        <w:rPr>
          <w:b w:val="1"/>
          <w:bCs w:val="1"/>
        </w:rPr>
      </w:pPr>
      <w:bookmarkStart w:colFirst="0" w:colLast="0" w:name="_qkeno1n6ag5y" w:id="174"/>
      <w:bookmarkEnd w:id="17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64">
      <w:pPr>
        <w:pStyle w:val="Heading6"/>
        <w:rPr/>
      </w:pPr>
      <w:bookmarkStart w:colFirst="0" w:colLast="0" w:name="_3a81b0k424ec" w:id="175"/>
      <w:bookmarkEnd w:id="175"/>
      <w:r w:rsidDel="00000000" w:rsidR="00000000" w:rsidRPr="00000000">
        <w:rPr>
          <w:rtl w:val="0"/>
        </w:rPr>
        <w:t xml:space="preserve">Captain, w</w:t>
      </w:r>
      <w:r w:rsidDel="00000000" w:rsidR="00000000" w:rsidRPr="00000000">
        <w:rPr>
          <w:rtl w:val="0"/>
        </w:rPr>
        <w:t xml:space="preserve">e have located the source of the toxin, but Tera remains unconvinced. If we fail to persuade her and remove it, the entire area will likely remain </w:t>
      </w:r>
      <w:r w:rsidDel="00000000" w:rsidR="00000000" w:rsidRPr="00000000">
        <w:rPr>
          <w:rtl w:val="0"/>
        </w:rPr>
        <w:t xml:space="preserve">polluted.</w:t>
      </w:r>
    </w:p>
    <w:p w:rsidR="00000000" w:rsidDel="00000000" w:rsidP="00000000" w:rsidRDefault="00000000" w:rsidRPr="00000000" w14:paraId="00000265">
      <w:pPr>
        <w:ind w:right="0"/>
        <w:rPr/>
      </w:pPr>
      <w:r w:rsidDel="00000000" w:rsidR="00000000" w:rsidRPr="00000000">
        <w:rPr>
          <w:rtl w:val="0"/>
        </w:rPr>
      </w:r>
    </w:p>
    <w:p w:rsidR="00000000" w:rsidDel="00000000" w:rsidP="00000000" w:rsidRDefault="00000000" w:rsidRPr="00000000" w14:paraId="00000266">
      <w:pPr>
        <w:pStyle w:val="Heading5"/>
        <w:rPr>
          <w:b w:val="1"/>
          <w:bCs w:val="1"/>
        </w:rPr>
      </w:pPr>
      <w:bookmarkStart w:colFirst="0" w:colLast="0" w:name="_tvqknv5793wd" w:id="176"/>
      <w:bookmarkEnd w:id="176"/>
      <w:r w:rsidDel="00000000" w:rsidR="00000000" w:rsidRPr="00000000">
        <w:rPr>
          <w:rtl w:val="0"/>
        </w:rPr>
        <w:t xml:space="preserve">TOPPO</w:t>
      </w:r>
      <w:r w:rsidDel="00000000" w:rsidR="00000000" w:rsidRPr="00000000">
        <w:rPr>
          <w:b w:val="1"/>
          <w:bCs w:val="1"/>
          <w:rtl w:val="0"/>
        </w:rPr>
        <w:t xml:space="preserve"> [conversation, call]</w:t>
      </w:r>
    </w:p>
    <w:p w:rsidR="00000000" w:rsidDel="00000000" w:rsidP="00000000" w:rsidRDefault="00000000" w:rsidRPr="00000000" w14:paraId="00000267">
      <w:pPr>
        <w:pStyle w:val="Heading6"/>
        <w:rPr/>
      </w:pPr>
      <w:bookmarkStart w:colFirst="0" w:colLast="0" w:name="_9rg0xj3xdhk" w:id="177"/>
      <w:bookmarkEnd w:id="177"/>
      <w:r w:rsidDel="00000000" w:rsidR="00000000" w:rsidRPr="00000000">
        <w:rPr>
          <w:rtl w:val="0"/>
        </w:rPr>
        <w:t xml:space="preserve">Right. Let’s take a moment and make sure we know what we’re working with.</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120"/>
        <w:tblGridChange w:id="0">
          <w:tblGrid>
            <w:gridCol w:w="3120"/>
            <w:gridCol w:w="1560"/>
            <w:gridCol w:w="1560"/>
            <w:gridCol w:w="31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9">
            <w:pPr>
              <w:pStyle w:val="Heading5"/>
              <w:rPr>
                <w:b w:val="1"/>
                <w:bCs w:val="1"/>
              </w:rPr>
            </w:pPr>
            <w:bookmarkStart w:colFirst="0" w:colLast="0" w:name="_ru6jaw73fcu0" w:id="178"/>
            <w:bookmarkEnd w:id="178"/>
            <w:r w:rsidDel="00000000" w:rsidR="00000000" w:rsidRPr="00000000">
              <w:rPr>
                <w:rtl w:val="0"/>
              </w:rPr>
              <w:t xml:space="preserve">T</w:t>
            </w:r>
            <w:r w:rsidDel="00000000" w:rsidR="00000000" w:rsidRPr="00000000">
              <w:rPr>
                <w:rtl w:val="0"/>
              </w:rPr>
              <w:t xml:space="preserve">OPPO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6A">
            <w:pPr>
              <w:pStyle w:val="Heading6"/>
              <w:rPr/>
            </w:pPr>
            <w:bookmarkStart w:colFirst="0" w:colLast="0" w:name="_n37ibempcufp" w:id="179"/>
            <w:bookmarkEnd w:id="179"/>
            <w:r w:rsidDel="00000000" w:rsidR="00000000" w:rsidRPr="00000000">
              <w:rPr>
                <w:rtl w:val="0"/>
              </w:rPr>
              <w:t xml:space="preserve">Any questions?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b w:val="1"/>
                <w:bCs w:val="1"/>
                <w:rtl w:val="0"/>
              </w:rPr>
              <w:t xml:space="preserve">Choice: </w:t>
            </w:r>
            <w:r w:rsidDel="00000000" w:rsidR="00000000" w:rsidRPr="00000000">
              <w:rPr>
                <w:rtl w:val="0"/>
              </w:rPr>
              <w:t xml:space="preserve">What is a </w:t>
            </w:r>
            <w:r w:rsidDel="00000000" w:rsidR="00000000" w:rsidRPr="00000000">
              <w:rPr>
                <w:color w:val="66c7d0"/>
                <w:rtl w:val="0"/>
              </w:rPr>
              <w:t xml:space="preserve">claim</w:t>
            </w:r>
            <w:r w:rsidDel="00000000" w:rsidR="00000000" w:rsidRPr="00000000">
              <w:rPr>
                <w:rtl w:val="0"/>
              </w:rPr>
              <w:t xml:space="preserve">?</w:t>
            </w:r>
          </w:p>
          <w:p w:rsidR="00000000" w:rsidDel="00000000" w:rsidP="00000000" w:rsidRDefault="00000000" w:rsidRPr="00000000" w14:paraId="0000026F">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270">
            <w:pPr>
              <w:pStyle w:val="Heading5"/>
              <w:jc w:val="center"/>
              <w:rPr>
                <w:b w:val="1"/>
                <w:bCs w:val="1"/>
              </w:rPr>
            </w:pPr>
            <w:bookmarkStart w:colFirst="0" w:colLast="0" w:name="_2c4i24mnchdl" w:id="180"/>
            <w:bookmarkEnd w:id="180"/>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271">
            <w:pPr>
              <w:rPr>
                <w:b w:val="1"/>
                <w:bCs w:val="1"/>
              </w:rPr>
            </w:pPr>
            <w:r w:rsidDel="00000000" w:rsidR="00000000" w:rsidRPr="00000000">
              <w:rPr>
                <w:i w:val="1"/>
                <w:iCs w:val="1"/>
                <w:rtl w:val="0"/>
              </w:rPr>
              <w:t xml:space="preserve">A </w:t>
            </w:r>
            <w:r w:rsidDel="00000000" w:rsidR="00000000" w:rsidRPr="00000000">
              <w:rPr>
                <w:i w:val="1"/>
                <w:iCs w:val="1"/>
                <w:color w:val="66c7d0"/>
                <w:rtl w:val="0"/>
              </w:rPr>
              <w:t xml:space="preserve">claim</w:t>
            </w:r>
            <w:r w:rsidDel="00000000" w:rsidR="00000000" w:rsidRPr="00000000">
              <w:rPr>
                <w:i w:val="1"/>
                <w:iCs w:val="1"/>
                <w:rtl w:val="0"/>
              </w:rPr>
              <w:t xml:space="preserve"> is the main idea that you are trying to support in an argument.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2">
            <w:pPr>
              <w:rPr>
                <w:b w:val="1"/>
                <w:bCs w:val="1"/>
              </w:rPr>
            </w:pPr>
            <w:r w:rsidDel="00000000" w:rsidR="00000000" w:rsidRPr="00000000">
              <w:rPr>
                <w:b w:val="1"/>
                <w:bCs w:val="1"/>
                <w:rtl w:val="0"/>
              </w:rPr>
              <w:t xml:space="preserve">Choice: </w:t>
            </w:r>
            <w:r w:rsidDel="00000000" w:rsidR="00000000" w:rsidRPr="00000000">
              <w:rPr>
                <w:rtl w:val="0"/>
              </w:rPr>
              <w:t xml:space="preserve">What is </w:t>
            </w:r>
            <w:r w:rsidDel="00000000" w:rsidR="00000000" w:rsidRPr="00000000">
              <w:rPr>
                <w:color w:val="7a46b4"/>
                <w:rtl w:val="0"/>
              </w:rPr>
              <w:t xml:space="preserve">evidence</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273">
            <w:pPr>
              <w:rPr>
                <w:b w:val="1"/>
                <w:bCs w:val="1"/>
                <w:i w:val="1"/>
                <w:iCs w:val="1"/>
              </w:rPr>
            </w:pPr>
            <w:r w:rsidDel="00000000" w:rsidR="00000000" w:rsidRPr="00000000">
              <w:rPr>
                <w:rtl w:val="0"/>
              </w:rPr>
            </w:r>
          </w:p>
          <w:p w:rsidR="00000000" w:rsidDel="00000000" w:rsidP="00000000" w:rsidRDefault="00000000" w:rsidRPr="00000000" w14:paraId="00000274">
            <w:pPr>
              <w:pStyle w:val="Heading5"/>
              <w:jc w:val="center"/>
              <w:rPr>
                <w:b w:val="1"/>
                <w:bCs w:val="1"/>
              </w:rPr>
            </w:pPr>
            <w:bookmarkStart w:colFirst="0" w:colLast="0" w:name="_5o3m6fqojxsd" w:id="181"/>
            <w:bookmarkEnd w:id="181"/>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275">
            <w:pPr>
              <w:rPr>
                <w:b w:val="1"/>
                <w:bCs w:val="1"/>
              </w:rPr>
            </w:pPr>
            <w:r w:rsidDel="00000000" w:rsidR="00000000" w:rsidRPr="00000000">
              <w:rPr>
                <w:i w:val="1"/>
                <w:iCs w:val="1"/>
                <w:color w:val="7a46b4"/>
                <w:rtl w:val="0"/>
              </w:rPr>
              <w:t xml:space="preserve">Evidence</w:t>
            </w:r>
            <w:r w:rsidDel="00000000" w:rsidR="00000000" w:rsidRPr="00000000">
              <w:rPr>
                <w:i w:val="1"/>
                <w:iCs w:val="1"/>
                <w:rtl w:val="0"/>
              </w:rPr>
              <w:t xml:space="preserve"> is information collected from the environment that supports your 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b w:val="1"/>
                <w:bCs w:val="1"/>
                <w:rtl w:val="0"/>
              </w:rPr>
              <w:t xml:space="preserve">Choice: </w:t>
            </w:r>
            <w:r w:rsidDel="00000000" w:rsidR="00000000" w:rsidRPr="00000000">
              <w:rPr>
                <w:rtl w:val="0"/>
              </w:rPr>
              <w:t xml:space="preserve">What is </w:t>
            </w:r>
            <w:r w:rsidDel="00000000" w:rsidR="00000000" w:rsidRPr="00000000">
              <w:rPr>
                <w:color w:val="db8e3d"/>
                <w:rtl w:val="0"/>
              </w:rPr>
              <w:t xml:space="preserve">reasoning</w:t>
            </w:r>
            <w:r w:rsidDel="00000000" w:rsidR="00000000" w:rsidRPr="00000000">
              <w:rPr>
                <w:rtl w:val="0"/>
              </w:rPr>
              <w:t xml:space="preserve">?</w:t>
            </w:r>
          </w:p>
          <w:p w:rsidR="00000000" w:rsidDel="00000000" w:rsidP="00000000" w:rsidRDefault="00000000" w:rsidRPr="00000000" w14:paraId="00000278">
            <w:pPr>
              <w:rPr>
                <w:i w:val="1"/>
                <w:iCs w:val="1"/>
              </w:rPr>
            </w:pPr>
            <w:r w:rsidDel="00000000" w:rsidR="00000000" w:rsidRPr="00000000">
              <w:rPr>
                <w:rtl w:val="0"/>
              </w:rPr>
            </w:r>
          </w:p>
          <w:p w:rsidR="00000000" w:rsidDel="00000000" w:rsidP="00000000" w:rsidRDefault="00000000" w:rsidRPr="00000000" w14:paraId="00000279">
            <w:pPr>
              <w:pStyle w:val="Heading5"/>
              <w:jc w:val="center"/>
              <w:rPr>
                <w:b w:val="1"/>
                <w:bCs w:val="1"/>
              </w:rPr>
            </w:pPr>
            <w:bookmarkStart w:colFirst="0" w:colLast="0" w:name="_j15o90hmmun3" w:id="182"/>
            <w:bookmarkEnd w:id="182"/>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27A">
            <w:pPr>
              <w:rPr>
                <w:b w:val="1"/>
                <w:bCs w:val="1"/>
              </w:rPr>
            </w:pPr>
            <w:r w:rsidDel="00000000" w:rsidR="00000000" w:rsidRPr="00000000">
              <w:rPr>
                <w:i w:val="1"/>
                <w:iCs w:val="1"/>
                <w:rtl w:val="0"/>
              </w:rPr>
              <w:t xml:space="preserve">A </w:t>
            </w:r>
            <w:r w:rsidDel="00000000" w:rsidR="00000000" w:rsidRPr="00000000">
              <w:rPr>
                <w:i w:val="1"/>
                <w:iCs w:val="1"/>
                <w:color w:val="db8e3d"/>
                <w:rtl w:val="0"/>
              </w:rPr>
              <w:t xml:space="preserve">reasoning</w:t>
            </w:r>
            <w:r w:rsidDel="00000000" w:rsidR="00000000" w:rsidRPr="00000000">
              <w:rPr>
                <w:i w:val="1"/>
                <w:iCs w:val="1"/>
                <w:rtl w:val="0"/>
              </w:rPr>
              <w:t xml:space="preserve"> is a scientifically accurate idea that logically connects your claim and evidence.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Choice: </w:t>
            </w:r>
            <w:r w:rsidDel="00000000" w:rsidR="00000000" w:rsidRPr="00000000">
              <w:rPr>
                <w:rtl w:val="0"/>
              </w:rPr>
              <w:t xml:space="preserve">I think I’m good.</w:t>
            </w:r>
            <w:r w:rsidDel="00000000" w:rsidR="00000000" w:rsidRPr="00000000">
              <w:rPr>
                <w:rtl w:val="0"/>
              </w:rPr>
            </w:r>
          </w:p>
          <w:p w:rsidR="00000000" w:rsidDel="00000000" w:rsidP="00000000" w:rsidRDefault="00000000" w:rsidRPr="00000000" w14:paraId="0000027C">
            <w:pPr>
              <w:rPr>
                <w:i w:val="1"/>
                <w:iCs w:val="1"/>
              </w:rPr>
            </w:pPr>
            <w:r w:rsidDel="00000000" w:rsidR="00000000" w:rsidRPr="00000000">
              <w:rPr>
                <w:rtl w:val="0"/>
              </w:rPr>
            </w:r>
          </w:p>
          <w:p w:rsidR="00000000" w:rsidDel="00000000" w:rsidP="00000000" w:rsidRDefault="00000000" w:rsidRPr="00000000" w14:paraId="0000027D">
            <w:pPr>
              <w:pStyle w:val="Heading5"/>
              <w:jc w:val="center"/>
              <w:rPr>
                <w:b w:val="1"/>
                <w:bCs w:val="1"/>
              </w:rPr>
            </w:pPr>
            <w:bookmarkStart w:colFirst="0" w:colLast="0" w:name="_5hytmbohpypp" w:id="183"/>
            <w:bookmarkEnd w:id="183"/>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27E">
            <w:pPr>
              <w:pStyle w:val="Heading6"/>
              <w:rPr/>
            </w:pPr>
            <w:bookmarkStart w:colFirst="0" w:colLast="0" w:name="_diwjshnnipm7" w:id="184"/>
            <w:bookmarkEnd w:id="184"/>
            <w:r w:rsidDel="00000000" w:rsidR="00000000" w:rsidRPr="00000000">
              <w:rPr>
                <w:rtl w:val="0"/>
              </w:rPr>
              <w:t xml:space="preserve">Awesome, let’s review the task at hand.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b w:val="1"/>
                <w:bCs w:val="1"/>
                <w:rtl w:val="0"/>
              </w:rPr>
              <w:t xml:space="preserve">Choice: </w:t>
            </w:r>
            <w:r w:rsidDel="00000000" w:rsidR="00000000" w:rsidRPr="00000000">
              <w:rPr>
                <w:rtl w:val="0"/>
              </w:rPr>
              <w:t xml:space="preserve">Where are points A and B located?</w:t>
            </w:r>
          </w:p>
          <w:p w:rsidR="00000000" w:rsidDel="00000000" w:rsidP="00000000" w:rsidRDefault="00000000" w:rsidRPr="00000000" w14:paraId="00000283">
            <w:pPr>
              <w:rPr>
                <w:i w:val="1"/>
                <w:iCs w:val="1"/>
              </w:rPr>
            </w:pPr>
            <w:r w:rsidDel="00000000" w:rsidR="00000000" w:rsidRPr="00000000">
              <w:rPr>
                <w:rtl w:val="0"/>
              </w:rPr>
            </w:r>
          </w:p>
          <w:p w:rsidR="00000000" w:rsidDel="00000000" w:rsidP="00000000" w:rsidRDefault="00000000" w:rsidRPr="00000000" w14:paraId="00000284">
            <w:pPr>
              <w:pStyle w:val="Heading5"/>
              <w:jc w:val="center"/>
              <w:rPr>
                <w:b w:val="1"/>
                <w:bCs w:val="1"/>
              </w:rPr>
            </w:pPr>
            <w:bookmarkStart w:colFirst="0" w:colLast="0" w:name="_dxrxu8wk4kat" w:id="185"/>
            <w:bookmarkEnd w:id="185"/>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285">
            <w:pPr>
              <w:rPr>
                <w:b w:val="1"/>
                <w:bCs w:val="1"/>
              </w:rPr>
            </w:pPr>
            <w:r w:rsidDel="00000000" w:rsidR="00000000" w:rsidRPr="00000000">
              <w:rPr>
                <w:i w:val="1"/>
                <w:iCs w:val="1"/>
                <w:rtl w:val="0"/>
              </w:rPr>
              <w:t xml:space="preserve">You can find the locations of areas of interest on your map as well as in the backing information section of DANI.</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Choice: </w:t>
            </w:r>
            <w:r w:rsidDel="00000000" w:rsidR="00000000" w:rsidRPr="00000000">
              <w:rPr>
                <w:rtl w:val="0"/>
              </w:rPr>
              <w:t xml:space="preserve">How do I know which direction the water is flowing? </w:t>
            </w:r>
          </w:p>
          <w:p w:rsidR="00000000" w:rsidDel="00000000" w:rsidP="00000000" w:rsidRDefault="00000000" w:rsidRPr="00000000" w14:paraId="00000287">
            <w:pPr>
              <w:rPr>
                <w:i w:val="1"/>
                <w:iCs w:val="1"/>
              </w:rPr>
            </w:pPr>
            <w:r w:rsidDel="00000000" w:rsidR="00000000" w:rsidRPr="00000000">
              <w:rPr>
                <w:rtl w:val="0"/>
              </w:rPr>
            </w:r>
          </w:p>
          <w:p w:rsidR="00000000" w:rsidDel="00000000" w:rsidP="00000000" w:rsidRDefault="00000000" w:rsidRPr="00000000" w14:paraId="00000288">
            <w:pPr>
              <w:pStyle w:val="Heading5"/>
              <w:rPr>
                <w:b w:val="1"/>
                <w:bCs w:val="1"/>
              </w:rPr>
            </w:pPr>
            <w:bookmarkStart w:colFirst="0" w:colLast="0" w:name="_ra0ziz54b3ua" w:id="186"/>
            <w:bookmarkEnd w:id="186"/>
            <w:r w:rsidDel="00000000" w:rsidR="00000000" w:rsidRPr="00000000">
              <w:rPr>
                <w:rtl w:val="0"/>
              </w:rPr>
              <w:t xml:space="preserve">TOPPO </w:t>
            </w:r>
            <w:r w:rsidDel="00000000" w:rsidR="00000000" w:rsidRPr="00000000">
              <w:rPr>
                <w:b w:val="1"/>
                <w:bCs w:val="1"/>
                <w:rtl w:val="0"/>
              </w:rPr>
              <w:t xml:space="preserve">[curricular]</w:t>
            </w:r>
          </w:p>
          <w:p w:rsidR="00000000" w:rsidDel="00000000" w:rsidP="00000000" w:rsidRDefault="00000000" w:rsidRPr="00000000" w14:paraId="00000289">
            <w:pPr>
              <w:rPr>
                <w:b w:val="1"/>
                <w:bCs w:val="1"/>
              </w:rPr>
            </w:pPr>
            <w:r w:rsidDel="00000000" w:rsidR="00000000" w:rsidRPr="00000000">
              <w:rPr>
                <w:i w:val="1"/>
                <w:iCs w:val="1"/>
                <w:rtl w:val="0"/>
              </w:rPr>
              <w:t xml:space="preserve">Looking at your map, the ocean is located in the north. Since rivers drain into oceans, the river is flowing from south to north.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Choice: </w:t>
            </w:r>
            <w:r w:rsidDel="00000000" w:rsidR="00000000" w:rsidRPr="00000000">
              <w:rPr>
                <w:rtl w:val="0"/>
              </w:rPr>
              <w:t xml:space="preserve">I need a refresher on Argumentation.</w:t>
            </w:r>
          </w:p>
          <w:p w:rsidR="00000000" w:rsidDel="00000000" w:rsidP="00000000" w:rsidRDefault="00000000" w:rsidRPr="00000000" w14:paraId="0000028C">
            <w:pPr>
              <w:rPr>
                <w:b w:val="1"/>
                <w:bCs w:val="1"/>
              </w:rPr>
            </w:pPr>
            <w:r w:rsidDel="00000000" w:rsidR="00000000" w:rsidRPr="00000000">
              <w:rPr>
                <w:b w:val="1"/>
                <w:bCs w:val="1"/>
                <w:i w:val="1"/>
                <w:iCs w:val="1"/>
                <w:rtl w:val="0"/>
              </w:rPr>
              <w:t xml:space="preserve">[Return to Toppo’s “Any questions?”]</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b w:val="1"/>
                <w:bCs w:val="1"/>
                <w:rtl w:val="0"/>
              </w:rPr>
              <w:t xml:space="preserve">Choice: </w:t>
            </w:r>
            <w:r w:rsidDel="00000000" w:rsidR="00000000" w:rsidRPr="00000000">
              <w:rPr>
                <w:rtl w:val="0"/>
              </w:rPr>
              <w:t xml:space="preserve">I’m ready for argumentation.</w:t>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pStyle w:val="Heading5"/>
              <w:rPr>
                <w:b w:val="1"/>
                <w:bCs w:val="1"/>
              </w:rPr>
            </w:pPr>
            <w:bookmarkStart w:colFirst="0" w:colLast="0" w:name="_1tb1z8up0z90" w:id="187"/>
            <w:bookmarkEnd w:id="187"/>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290">
            <w:pPr>
              <w:pStyle w:val="Heading6"/>
              <w:rPr/>
            </w:pPr>
            <w:bookmarkStart w:colFirst="0" w:colLast="0" w:name="_pb2b2ba2he4x" w:id="188"/>
            <w:bookmarkEnd w:id="188"/>
            <w:r w:rsidDel="00000000" w:rsidR="00000000" w:rsidRPr="00000000">
              <w:rPr>
                <w:rtl w:val="0"/>
              </w:rPr>
              <w:t xml:space="preserve">Are you sure?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Choice: </w:t>
            </w:r>
            <w:r w:rsidDel="00000000" w:rsidR="00000000" w:rsidRPr="00000000">
              <w:rPr>
                <w:rtl w:val="0"/>
              </w:rPr>
              <w:t xml:space="preserve">Yep.</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5"/>
              <w:jc w:val="center"/>
              <w:rPr>
                <w:b w:val="1"/>
                <w:bCs w:val="1"/>
              </w:rPr>
            </w:pPr>
            <w:bookmarkStart w:colFirst="0" w:colLast="0" w:name="_7kuuqhuscdb9" w:id="189"/>
            <w:bookmarkEnd w:id="189"/>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297">
            <w:pPr>
              <w:rPr/>
            </w:pPr>
            <w:r w:rsidDel="00000000" w:rsidR="00000000" w:rsidRPr="00000000">
              <w:rPr>
                <w:i w:val="1"/>
                <w:iCs w:val="1"/>
                <w:rtl w:val="0"/>
              </w:rPr>
              <w:t xml:space="preserve">Ok. Let’s get started!</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Choice: </w:t>
            </w:r>
            <w:r w:rsidDel="00000000" w:rsidR="00000000" w:rsidRPr="00000000">
              <w:rPr>
                <w:rtl w:val="0"/>
              </w:rPr>
              <w:t xml:space="preserve">Nope.</w:t>
            </w:r>
          </w:p>
          <w:p w:rsidR="00000000" w:rsidDel="00000000" w:rsidP="00000000" w:rsidRDefault="00000000" w:rsidRPr="00000000" w14:paraId="0000029A">
            <w:pPr>
              <w:rPr>
                <w:b w:val="1"/>
                <w:bCs w:val="1"/>
                <w:i w:val="1"/>
                <w:iCs w:val="1"/>
              </w:rPr>
            </w:pPr>
            <w:r w:rsidDel="00000000" w:rsidR="00000000" w:rsidRPr="00000000">
              <w:rPr>
                <w:b w:val="1"/>
                <w:bCs w:val="1"/>
                <w:i w:val="1"/>
                <w:iCs w:val="1"/>
                <w:rtl w:val="0"/>
              </w:rPr>
              <w:t xml:space="preserve">[Return to Toppo’s “Any questions?”]</w:t>
            </w:r>
          </w:p>
          <w:p w:rsidR="00000000" w:rsidDel="00000000" w:rsidP="00000000" w:rsidRDefault="00000000" w:rsidRPr="00000000" w14:paraId="0000029B">
            <w:pPr>
              <w:rPr>
                <w:b w:val="1"/>
                <w:bCs w:val="1"/>
              </w:rPr>
            </w:pP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r>
    </w:p>
    <w:bookmarkStart w:colFirst="0" w:colLast="0" w:name="l9zojucytved" w:id="190"/>
    <w:bookmarkEnd w:id="190"/>
    <w:p w:rsidR="00000000" w:rsidDel="00000000" w:rsidP="00000000" w:rsidRDefault="00000000" w:rsidRPr="00000000" w14:paraId="0000029E">
      <w:pPr>
        <w:rPr/>
      </w:pPr>
      <w:r w:rsidDel="00000000" w:rsidR="00000000" w:rsidRPr="00000000">
        <w:rPr>
          <w:rtl w:val="0"/>
        </w:rPr>
        <w:t xml:space="preserve">Player constructs their argument regarding the origin of the pollution.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i w:val="1"/>
          <w:iCs w:val="1"/>
          <w:rtl w:val="0"/>
        </w:rPr>
        <w:t xml:space="preserve">[Note: Argumentation specifications in </w:t>
      </w:r>
      <w:hyperlink r:id="rId10">
        <w:r w:rsidDel="00000000" w:rsidR="00000000" w:rsidRPr="00000000">
          <w:rPr>
            <w:b w:val="1"/>
            <w:bCs w:val="1"/>
            <w:i w:val="1"/>
            <w:iCs w:val="1"/>
            <w:color w:val="1155cc"/>
            <w:u w:val="single"/>
            <w:rtl w:val="0"/>
          </w:rPr>
          <w:t xml:space="preserve">this document</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{Audio: Tera’s Garden (Exploration) BGM begins again, Argumentation BGM ends}</w:t>
      </w:r>
    </w:p>
    <w:p w:rsidR="00000000" w:rsidDel="00000000" w:rsidP="00000000" w:rsidRDefault="00000000" w:rsidRPr="00000000" w14:paraId="000002A3">
      <w:pPr>
        <w:ind w:right="0"/>
        <w:rPr>
          <w:b w:val="1"/>
          <w:bCs w:val="1"/>
          <w:i w:val="1"/>
          <w:iCs w:val="1"/>
        </w:rPr>
      </w:pPr>
      <w:r w:rsidDel="00000000" w:rsidR="00000000" w:rsidRPr="00000000">
        <w:rPr>
          <w:rtl w:val="0"/>
        </w:rPr>
      </w:r>
    </w:p>
    <w:p w:rsidR="00000000" w:rsidDel="00000000" w:rsidP="00000000" w:rsidRDefault="00000000" w:rsidRPr="00000000" w14:paraId="000002A4">
      <w:pPr>
        <w:pStyle w:val="Heading5"/>
        <w:rPr>
          <w:b w:val="1"/>
          <w:bCs w:val="1"/>
        </w:rPr>
      </w:pPr>
      <w:bookmarkStart w:colFirst="0" w:colLast="0" w:name="_dtlgdc01ung" w:id="191"/>
      <w:bookmarkEnd w:id="191"/>
      <w:r w:rsidDel="00000000" w:rsidR="00000000" w:rsidRPr="00000000">
        <w:rPr>
          <w:rtl w:val="0"/>
        </w:rPr>
        <w:t xml:space="preserve">TERA </w:t>
      </w:r>
      <w:r w:rsidDel="00000000" w:rsidR="00000000" w:rsidRPr="00000000">
        <w:rPr>
          <w:b w:val="1"/>
          <w:bCs w:val="1"/>
          <w:rtl w:val="0"/>
        </w:rPr>
        <w:t xml:space="preserve">[curricular]</w:t>
      </w:r>
    </w:p>
    <w:p w:rsidR="00000000" w:rsidDel="00000000" w:rsidP="00000000" w:rsidRDefault="00000000" w:rsidRPr="00000000" w14:paraId="000002A5">
      <w:pPr>
        <w:pStyle w:val="Heading6"/>
        <w:rPr/>
      </w:pPr>
      <w:bookmarkStart w:colFirst="0" w:colLast="0" w:name="_1pnu52utur1f" w:id="192"/>
      <w:bookmarkEnd w:id="192"/>
      <w:r w:rsidDel="00000000" w:rsidR="00000000" w:rsidRPr="00000000">
        <w:rPr>
          <w:rtl w:val="0"/>
        </w:rPr>
        <w:t xml:space="preserve">Okay, you’ve convinced me you’ve found the source. Let’s dig whatever it is up and get it out of there.</w:t>
      </w:r>
    </w:p>
    <w:p w:rsidR="00000000" w:rsidDel="00000000" w:rsidP="00000000" w:rsidRDefault="00000000" w:rsidRPr="00000000" w14:paraId="000002A6">
      <w:pPr>
        <w:rPr/>
      </w:pPr>
      <w:r w:rsidDel="00000000" w:rsidR="00000000" w:rsidRPr="00000000">
        <w:rPr>
          <w:rtl w:val="0"/>
        </w:rPr>
      </w:r>
    </w:p>
    <w:bookmarkStart w:colFirst="0" w:colLast="0" w:name="kix.hmwi3bipv73l" w:id="193"/>
    <w:bookmarkEnd w:id="193"/>
    <w:p w:rsidR="00000000" w:rsidDel="00000000" w:rsidP="00000000" w:rsidRDefault="00000000" w:rsidRPr="00000000" w14:paraId="000002A7">
      <w:pP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Pollution Problems:</w:t>
      </w: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{Popup: “Mission: Pollution Solution completed”}</w:t>
      </w:r>
      <w:r w:rsidDel="00000000" w:rsidR="00000000" w:rsidRPr="00000000">
        <w:rPr>
          <w:rtl w:val="0"/>
        </w:rPr>
      </w:r>
    </w:p>
    <w:p w:rsidR="00000000" w:rsidDel="00000000" w:rsidP="00000000" w:rsidRDefault="00000000" w:rsidRPr="00000000" w14:paraId="000002A9">
      <w:pPr>
        <w:ind w:right="0"/>
        <w:rPr/>
      </w:pPr>
      <w:r w:rsidDel="00000000" w:rsidR="00000000" w:rsidRPr="00000000">
        <w:rPr>
          <w:rtl w:val="0"/>
        </w:rPr>
      </w:r>
    </w:p>
    <w:p w:rsidR="00000000" w:rsidDel="00000000" w:rsidP="00000000" w:rsidRDefault="00000000" w:rsidRPr="00000000" w14:paraId="000002AA">
      <w:pPr>
        <w:pStyle w:val="Heading5"/>
        <w:rPr>
          <w:b w:val="1"/>
          <w:bCs w:val="1"/>
        </w:rPr>
      </w:pPr>
      <w:bookmarkStart w:colFirst="0" w:colLast="0" w:name="_w1uoftgbutdc" w:id="194"/>
      <w:bookmarkEnd w:id="194"/>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2AB">
      <w:pPr>
        <w:pStyle w:val="Heading6"/>
        <w:rPr/>
      </w:pPr>
      <w:bookmarkStart w:colFirst="0" w:colLast="0" w:name="_45wr9ae4zado" w:id="195"/>
      <w:bookmarkEnd w:id="195"/>
      <w:r w:rsidDel="00000000" w:rsidR="00000000" w:rsidRPr="00000000">
        <w:rPr>
          <w:i w:val="0"/>
          <w:iCs w:val="0"/>
          <w:rtl w:val="0"/>
        </w:rPr>
        <w:t xml:space="preserve">(kindly)</w:t>
      </w:r>
      <w:r w:rsidDel="00000000" w:rsidR="00000000" w:rsidRPr="00000000">
        <w:rPr>
          <w:rtl w:val="0"/>
        </w:rPr>
        <w:t xml:space="preserve"> I’ll prioritize that task and get on it ASAP. </w:t>
      </w:r>
    </w:p>
    <w:p w:rsidR="00000000" w:rsidDel="00000000" w:rsidP="00000000" w:rsidRDefault="00000000" w:rsidRPr="00000000" w14:paraId="000002AC">
      <w:pPr>
        <w:ind w:right="0"/>
        <w:rPr/>
      </w:pPr>
      <w:r w:rsidDel="00000000" w:rsidR="00000000" w:rsidRPr="00000000">
        <w:rPr>
          <w:rtl w:val="0"/>
        </w:rPr>
      </w:r>
    </w:p>
    <w:p w:rsidR="00000000" w:rsidDel="00000000" w:rsidP="00000000" w:rsidRDefault="00000000" w:rsidRPr="00000000" w14:paraId="000002AD">
      <w:pPr>
        <w:ind w:right="0"/>
        <w:rPr>
          <w:b w:val="1"/>
          <w:bCs w:val="1"/>
        </w:rPr>
      </w:pPr>
      <w:r w:rsidDel="00000000" w:rsidR="00000000" w:rsidRPr="00000000">
        <w:rPr>
          <w:b w:val="1"/>
          <w:bCs w:val="1"/>
          <w:rtl w:val="0"/>
        </w:rPr>
        <w:t xml:space="preserve">{Animation: </w:t>
      </w:r>
      <w:r w:rsidDel="00000000" w:rsidR="00000000" w:rsidRPr="00000000">
        <w:rPr>
          <w:b w:val="1"/>
          <w:bCs w:val="1"/>
          <w:rtl w:val="0"/>
        </w:rPr>
        <w:t xml:space="preserve">The excavator digs the battery out of the side of the </w:t>
      </w:r>
      <w:r w:rsidDel="00000000" w:rsidR="00000000" w:rsidRPr="00000000">
        <w:rPr>
          <w:b w:val="1"/>
          <w:bCs w:val="1"/>
          <w:rtl w:val="0"/>
        </w:rPr>
        <w:t xml:space="preserve">riverbank</w:t>
      </w:r>
      <w:r w:rsidDel="00000000" w:rsidR="00000000" w:rsidRPr="00000000">
        <w:rPr>
          <w:b w:val="1"/>
          <w:bCs w:val="1"/>
          <w:rtl w:val="0"/>
        </w:rPr>
        <w:t xml:space="preserve">, which is clearly badly damaged and leaking yellow catalyst…}</w:t>
      </w:r>
    </w:p>
    <w:p w:rsidR="00000000" w:rsidDel="00000000" w:rsidP="00000000" w:rsidRDefault="00000000" w:rsidRPr="00000000" w14:paraId="000002AE">
      <w:pPr>
        <w:ind w:right="0"/>
        <w:rPr>
          <w:b w:val="1"/>
          <w:bCs w:val="1"/>
        </w:rPr>
      </w:pPr>
      <w:r w:rsidDel="00000000" w:rsidR="00000000" w:rsidRPr="00000000">
        <w:rPr>
          <w:b w:val="1"/>
          <w:bCs w:val="1"/>
          <w:rtl w:val="0"/>
        </w:rPr>
        <w:t xml:space="preserve">{Audio: Construction equipment moving and beeping SFX, earth shifting SFX, metallic clank SFX play in sequence with the animation—</w:t>
      </w:r>
      <w:r w:rsidDel="00000000" w:rsidR="00000000" w:rsidRPr="00000000">
        <w:rPr>
          <w:b w:val="1"/>
          <w:bCs w:val="1"/>
          <w:i w:val="1"/>
          <w:iCs w:val="1"/>
          <w:rtl w:val="0"/>
        </w:rPr>
        <w:t xml:space="preserve">this will need a storyboard to direct</w:t>
      </w:r>
      <w:r w:rsidDel="00000000" w:rsidR="00000000" w:rsidRPr="00000000">
        <w:rPr>
          <w:b w:val="1"/>
          <w:bCs w:val="1"/>
          <w:rtl w:val="0"/>
        </w:rPr>
        <w:t xml:space="preserve">}</w:t>
      </w:r>
    </w:p>
    <w:p w:rsidR="00000000" w:rsidDel="00000000" w:rsidP="00000000" w:rsidRDefault="00000000" w:rsidRPr="00000000" w14:paraId="000002AF">
      <w:pPr>
        <w:ind w:right="0"/>
        <w:rPr>
          <w:b w:val="1"/>
          <w:bCs w:val="1"/>
        </w:rPr>
      </w:pPr>
      <w:r w:rsidDel="00000000" w:rsidR="00000000" w:rsidRPr="00000000">
        <w:rPr>
          <w:rtl w:val="0"/>
        </w:rPr>
      </w:r>
    </w:p>
    <w:p w:rsidR="00000000" w:rsidDel="00000000" w:rsidP="00000000" w:rsidRDefault="00000000" w:rsidRPr="00000000" w14:paraId="000002B0">
      <w:pPr>
        <w:pStyle w:val="Heading5"/>
        <w:rPr>
          <w:b w:val="1"/>
          <w:bCs w:val="1"/>
        </w:rPr>
      </w:pPr>
      <w:bookmarkStart w:colFirst="0" w:colLast="0" w:name="_ma6lvo1wznfz" w:id="196"/>
      <w:bookmarkEnd w:id="196"/>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2B1">
      <w:pPr>
        <w:pStyle w:val="Heading6"/>
        <w:rPr>
          <w:b w:val="1"/>
          <w:bCs w:val="1"/>
        </w:rPr>
      </w:pPr>
      <w:bookmarkStart w:colFirst="0" w:colLast="0" w:name="_ks63rxm2y2og" w:id="197"/>
      <w:bookmarkEnd w:id="197"/>
      <w:r w:rsidDel="00000000" w:rsidR="00000000" w:rsidRPr="00000000">
        <w:rPr>
          <w:i w:val="0"/>
          <w:iCs w:val="0"/>
          <w:rtl w:val="0"/>
        </w:rPr>
        <w:t xml:space="preserve">Wouldn’t it be funny if the excavator fell in right now?</w:t>
      </w:r>
      <w:r w:rsidDel="00000000" w:rsidR="00000000" w:rsidRPr="00000000">
        <w:rPr>
          <w:rtl w:val="0"/>
        </w:rPr>
      </w:r>
    </w:p>
    <w:p w:rsidR="00000000" w:rsidDel="00000000" w:rsidP="00000000" w:rsidRDefault="00000000" w:rsidRPr="00000000" w14:paraId="000002B2">
      <w:pPr>
        <w:ind w:right="0"/>
        <w:rPr>
          <w:b w:val="1"/>
          <w:bCs w:val="1"/>
        </w:rPr>
      </w:pPr>
      <w:r w:rsidDel="00000000" w:rsidR="00000000" w:rsidRPr="00000000">
        <w:rPr>
          <w:rtl w:val="0"/>
        </w:rPr>
      </w:r>
    </w:p>
    <w:p w:rsidR="00000000" w:rsidDel="00000000" w:rsidP="00000000" w:rsidRDefault="00000000" w:rsidRPr="00000000" w14:paraId="000002B3">
      <w:pPr>
        <w:pStyle w:val="Heading5"/>
        <w:rPr>
          <w:b w:val="1"/>
          <w:bCs w:val="1"/>
        </w:rPr>
      </w:pPr>
      <w:bookmarkStart w:colFirst="0" w:colLast="0" w:name="_ufr8w9qe6w8" w:id="198"/>
      <w:bookmarkEnd w:id="198"/>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2B4">
      <w:pPr>
        <w:pStyle w:val="Heading6"/>
        <w:rPr>
          <w:b w:val="1"/>
          <w:bCs w:val="1"/>
        </w:rPr>
      </w:pPr>
      <w:bookmarkStart w:colFirst="0" w:colLast="0" w:name="_xlizrvxbpoqf" w:id="199"/>
      <w:bookmarkEnd w:id="199"/>
      <w:r w:rsidDel="00000000" w:rsidR="00000000" w:rsidRPr="00000000">
        <w:rPr>
          <w:i w:val="0"/>
          <w:iCs w:val="0"/>
          <w:rtl w:val="0"/>
        </w:rPr>
        <w:t xml:space="preserve">You’re finally in my good graces. Don’t ruin that.</w:t>
      </w:r>
      <w:r w:rsidDel="00000000" w:rsidR="00000000" w:rsidRPr="00000000">
        <w:rPr>
          <w:rtl w:val="0"/>
        </w:rPr>
      </w:r>
    </w:p>
    <w:p w:rsidR="00000000" w:rsidDel="00000000" w:rsidP="00000000" w:rsidRDefault="00000000" w:rsidRPr="00000000" w14:paraId="000002B5">
      <w:pPr>
        <w:ind w:right="0"/>
        <w:rPr/>
      </w:pPr>
      <w:r w:rsidDel="00000000" w:rsidR="00000000" w:rsidRPr="00000000">
        <w:rPr>
          <w:rtl w:val="0"/>
        </w:rPr>
      </w:r>
    </w:p>
    <w:p w:rsidR="00000000" w:rsidDel="00000000" w:rsidP="00000000" w:rsidRDefault="00000000" w:rsidRPr="00000000" w14:paraId="000002B6">
      <w:pPr>
        <w:pStyle w:val="Heading5"/>
        <w:rPr>
          <w:b w:val="1"/>
          <w:bCs w:val="1"/>
        </w:rPr>
      </w:pPr>
      <w:bookmarkStart w:colFirst="0" w:colLast="0" w:name="_bfroizkicto1" w:id="200"/>
      <w:bookmarkEnd w:id="200"/>
      <w:r w:rsidDel="00000000" w:rsidR="00000000" w:rsidRPr="00000000">
        <w:rPr>
          <w:rtl w:val="0"/>
        </w:rPr>
        <w:t xml:space="preserve">ARYN </w:t>
      </w:r>
      <w:r w:rsidDel="00000000" w:rsidR="00000000" w:rsidRPr="00000000">
        <w:rPr>
          <w:b w:val="1"/>
          <w:bCs w:val="1"/>
          <w:rtl w:val="0"/>
        </w:rPr>
        <w:t xml:space="preserve">[conversation]</w:t>
      </w:r>
    </w:p>
    <w:p w:rsidR="00000000" w:rsidDel="00000000" w:rsidP="00000000" w:rsidRDefault="00000000" w:rsidRPr="00000000" w14:paraId="000002B7">
      <w:pPr>
        <w:pStyle w:val="Heading6"/>
        <w:rPr/>
      </w:pPr>
      <w:bookmarkStart w:colFirst="0" w:colLast="0" w:name="_m5cq1colqy8s" w:id="201"/>
      <w:bookmarkEnd w:id="201"/>
      <w:r w:rsidDel="00000000" w:rsidR="00000000" w:rsidRPr="00000000">
        <w:rPr>
          <w:i w:val="0"/>
          <w:iCs w:val="0"/>
          <w:rtl w:val="0"/>
        </w:rPr>
        <w:t xml:space="preserve">(concerned) </w:t>
      </w:r>
      <w:r w:rsidDel="00000000" w:rsidR="00000000" w:rsidRPr="00000000">
        <w:rPr>
          <w:rtl w:val="0"/>
        </w:rPr>
        <w:t xml:space="preserve">Whoa, getting this into containment right away!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{Animation: Aryn moves the excavator away and places the battery into a</w:t>
      </w:r>
      <w:r w:rsidDel="00000000" w:rsidR="00000000" w:rsidRPr="00000000">
        <w:rPr>
          <w:b w:val="1"/>
          <w:bCs w:val="1"/>
          <w:rtl w:val="0"/>
        </w:rPr>
        <w:t xml:space="preserve"> large metal crate, sealing the lid on top of it.}</w:t>
      </w: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{Audio: Further construction equipment moving SFX, metallic thunk SFX, and crate sealing SFX play in sequence—</w:t>
      </w:r>
      <w:r w:rsidDel="00000000" w:rsidR="00000000" w:rsidRPr="00000000">
        <w:rPr>
          <w:b w:val="1"/>
          <w:bCs w:val="1"/>
          <w:i w:val="1"/>
          <w:iCs w:val="1"/>
          <w:rtl w:val="0"/>
        </w:rPr>
        <w:t xml:space="preserve">again, need a storyboard to direct</w:t>
      </w:r>
      <w:r w:rsidDel="00000000" w:rsidR="00000000" w:rsidRPr="00000000">
        <w:rPr>
          <w:b w:val="1"/>
          <w:bCs w:val="1"/>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5"/>
        <w:rPr>
          <w:b w:val="1"/>
          <w:bCs w:val="1"/>
        </w:rPr>
      </w:pPr>
      <w:bookmarkStart w:colFirst="0" w:colLast="0" w:name="_ptmjw06dt2qh" w:id="202"/>
      <w:bookmarkEnd w:id="202"/>
      <w:r w:rsidDel="00000000" w:rsidR="00000000" w:rsidRPr="00000000">
        <w:rPr>
          <w:rtl w:val="0"/>
        </w:rPr>
        <w:t xml:space="preserve">TERA </w:t>
      </w:r>
      <w:r w:rsidDel="00000000" w:rsidR="00000000" w:rsidRPr="00000000">
        <w:rPr>
          <w:b w:val="1"/>
          <w:bCs w:val="1"/>
          <w:rtl w:val="0"/>
        </w:rPr>
        <w:t xml:space="preserve">[conversation, call]</w:t>
      </w:r>
    </w:p>
    <w:p w:rsidR="00000000" w:rsidDel="00000000" w:rsidP="00000000" w:rsidRDefault="00000000" w:rsidRPr="00000000" w14:paraId="000002BD">
      <w:pPr>
        <w:pStyle w:val="Heading6"/>
        <w:rPr/>
      </w:pPr>
      <w:bookmarkStart w:colFirst="0" w:colLast="0" w:name="_nu1e2vyh6lvr" w:id="203"/>
      <w:bookmarkEnd w:id="203"/>
      <w:r w:rsidDel="00000000" w:rsidR="00000000" w:rsidRPr="00000000">
        <w:rPr>
          <w:rtl w:val="0"/>
        </w:rPr>
        <w:t xml:space="preserve">Wait, that looked like something human-made.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5"/>
        <w:rPr>
          <w:b w:val="1"/>
          <w:bCs w:val="1"/>
          <w:strike w:val="1"/>
        </w:rPr>
      </w:pPr>
      <w:bookmarkStart w:colFirst="0" w:colLast="0" w:name="_5bsht1uohgca" w:id="204"/>
      <w:bookmarkEnd w:id="204"/>
      <w:r w:rsidDel="00000000" w:rsidR="00000000" w:rsidRPr="00000000">
        <w:rPr>
          <w:rtl w:val="0"/>
        </w:rPr>
        <w:t xml:space="preserve">DANI </w:t>
      </w:r>
      <w:r w:rsidDel="00000000" w:rsidR="00000000" w:rsidRPr="00000000">
        <w:rPr>
          <w:b w:val="1"/>
          <w:bCs w:val="1"/>
          <w:strike w:val="1"/>
          <w:rtl w:val="0"/>
        </w:rPr>
        <w:t xml:space="preserve">[curricular}</w:t>
      </w:r>
      <w:r w:rsidDel="00000000" w:rsidR="00000000" w:rsidRPr="00000000">
        <w:rPr>
          <w:rtl w:val="0"/>
        </w:rPr>
      </w:r>
    </w:p>
    <w:p w:rsidR="00000000" w:rsidDel="00000000" w:rsidP="00000000" w:rsidRDefault="00000000" w:rsidRPr="00000000" w14:paraId="000002C0">
      <w:pPr>
        <w:pStyle w:val="Heading5"/>
        <w:rPr>
          <w:u w:val="none"/>
        </w:rPr>
      </w:pPr>
      <w:bookmarkStart w:colFirst="0" w:colLast="0" w:name="_ccau09mgnf36" w:id="205"/>
      <w:bookmarkEnd w:id="205"/>
      <w:r w:rsidDel="00000000" w:rsidR="00000000" w:rsidRPr="00000000">
        <w:rPr>
          <w:u w:val="none"/>
          <w:rtl w:val="0"/>
        </w:rPr>
        <w:t xml:space="preserve">Confirmed. That was one of the station’s batteries. The yellow fluid is a chemical catalyst that is unfortunately toxic to most forms of organic life.</w:t>
      </w:r>
      <w:r w:rsidDel="00000000" w:rsidR="00000000" w:rsidRPr="00000000">
        <w:rPr>
          <w:u w:val="none"/>
          <w:rtl w:val="0"/>
        </w:rPr>
        <w:t xml:space="preserve"> It appears to have been seeping through the soil into the river.</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5"/>
        <w:rPr>
          <w:b w:val="1"/>
          <w:bCs w:val="1"/>
        </w:rPr>
      </w:pPr>
      <w:bookmarkStart w:colFirst="0" w:colLast="0" w:name="_5vf1kfp96tti" w:id="206"/>
      <w:bookmarkEnd w:id="206"/>
      <w:r w:rsidDel="00000000" w:rsidR="00000000" w:rsidRPr="00000000">
        <w:rPr>
          <w:rtl w:val="0"/>
        </w:rPr>
        <w:t xml:space="preserve">TERA </w:t>
      </w:r>
      <w:r w:rsidDel="00000000" w:rsidR="00000000" w:rsidRPr="00000000">
        <w:rPr>
          <w:b w:val="1"/>
          <w:bCs w:val="1"/>
          <w:rtl w:val="0"/>
        </w:rPr>
        <w:t xml:space="preserve">[conversation, call]</w:t>
      </w:r>
    </w:p>
    <w:p w:rsidR="00000000" w:rsidDel="00000000" w:rsidP="00000000" w:rsidRDefault="00000000" w:rsidRPr="00000000" w14:paraId="000002C3">
      <w:pPr>
        <w:pStyle w:val="Heading6"/>
        <w:rPr/>
      </w:pPr>
      <w:bookmarkStart w:colFirst="0" w:colLast="0" w:name="_ww9hq9tm6cbs" w:id="207"/>
      <w:bookmarkEnd w:id="207"/>
      <w:r w:rsidDel="00000000" w:rsidR="00000000" w:rsidRPr="00000000">
        <w:rPr>
          <w:rtl w:val="0"/>
        </w:rPr>
        <w:t xml:space="preserve">The important thing is that we got it OUT! Goodbye, toxic sludge!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{Animation: Tera pumps her fist in the air.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C6">
      <w:pPr>
        <w:jc w:val="right"/>
        <w:rPr/>
      </w:pPr>
      <w:r w:rsidDel="00000000" w:rsidR="00000000" w:rsidRPr="00000000">
        <w:rPr>
          <w:rtl w:val="0"/>
        </w:rPr>
        <w:t xml:space="preserve">FADE TO BLACK</w:t>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pStyle w:val="Heading1"/>
        <w:rPr/>
      </w:pPr>
      <w:bookmarkStart w:colFirst="0" w:colLast="0" w:name="_44wtxlxt0u69" w:id="208"/>
      <w:bookmarkEnd w:id="208"/>
      <w:r w:rsidDel="00000000" w:rsidR="00000000" w:rsidRPr="00000000">
        <w:rPr>
          <w:rtl w:val="0"/>
        </w:rPr>
        <w:t xml:space="preserve">Part 2: On the Shoulders of the Ancients</w:t>
      </w:r>
      <w:r w:rsidDel="00000000" w:rsidR="00000000" w:rsidRPr="00000000">
        <w:rPr>
          <w:rtl w:val="0"/>
        </w:rPr>
      </w:r>
    </w:p>
    <w:p w:rsidR="00000000" w:rsidDel="00000000" w:rsidP="00000000" w:rsidRDefault="00000000" w:rsidRPr="00000000" w14:paraId="000002C9">
      <w:pPr>
        <w:jc w:val="right"/>
        <w:rPr/>
      </w:pPr>
      <w:r w:rsidDel="00000000" w:rsidR="00000000" w:rsidRPr="00000000">
        <w:rPr>
          <w:rtl w:val="0"/>
        </w:rPr>
        <w:t xml:space="preserve">FADE IN</w:t>
      </w:r>
    </w:p>
    <w:p w:rsidR="00000000" w:rsidDel="00000000" w:rsidP="00000000" w:rsidRDefault="00000000" w:rsidRPr="00000000" w14:paraId="000002CA">
      <w:pPr>
        <w:jc w:val="right"/>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EXT. TERA’S CAMPSITE</w:t>
      </w:r>
    </w:p>
    <w:bookmarkStart w:colFirst="0" w:colLast="0" w:name="kix.e7loqaqnibo8" w:id="209"/>
    <w:bookmarkEnd w:id="209"/>
    <w:p w:rsidR="00000000" w:rsidDel="00000000" w:rsidP="00000000" w:rsidRDefault="00000000" w:rsidRPr="00000000" w14:paraId="000002CC">
      <w:pPr>
        <w:rPr>
          <w:b w:val="1"/>
          <w:bCs w:val="1"/>
          <w:shd w:fill="ea9999" w:val="clear"/>
        </w:rPr>
      </w:pPr>
      <w:r w:rsidDel="00000000" w:rsidR="00000000" w:rsidRPr="00000000">
        <w:rPr>
          <w:b w:val="1"/>
          <w:bCs w:val="1"/>
          <w:i w:val="1"/>
          <w:iCs w:val="1"/>
          <w:shd w:fill="ea9999" w:val="clear"/>
          <w:rtl w:val="0"/>
        </w:rPr>
        <w:t xml:space="preserve">[Cutscene continues after the fade-in]</w:t>
      </w: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shd w:fill="ea9999" w:val="clear"/>
          <w:rtl w:val="0"/>
        </w:rPr>
        <w:t xml:space="preserve">Tera’s Camp Pristine </w:t>
      </w:r>
      <w:r w:rsidDel="00000000" w:rsidR="00000000" w:rsidRPr="00000000">
        <w:rPr>
          <w:b w:val="1"/>
          <w:bCs w:val="1"/>
          <w:rtl w:val="0"/>
        </w:rPr>
        <w:t xml:space="preserve">: Camera pans around the area]</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ind w:left="720" w:firstLine="0"/>
        <w:rPr>
          <w:b w:val="1"/>
          <w:bCs w:val="1"/>
        </w:rPr>
      </w:pPr>
      <w:r w:rsidDel="00000000" w:rsidR="00000000" w:rsidRPr="00000000">
        <w:rPr>
          <w:rtl w:val="0"/>
        </w:rPr>
        <w:t xml:space="preserve">Tera’s campsite looks pristine, though the dead garden and farming area loom large. Tera is slumped in front of the campfire, poking it aimlessly with a stick. </w:t>
      </w:r>
      <w:r w:rsidDel="00000000" w:rsidR="00000000" w:rsidRPr="00000000">
        <w:rPr>
          <w:rtl w:val="0"/>
        </w:rPr>
        <w:t xml:space="preserve">TK is speaking to a holographic projection of Toppo from their holo-watch.</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5"/>
        <w:rPr>
          <w:b w:val="1"/>
          <w:bCs w:val="1"/>
        </w:rPr>
      </w:pPr>
      <w:bookmarkStart w:colFirst="0" w:colLast="0" w:name="_51r6cz592ry5" w:id="210"/>
      <w:bookmarkEnd w:id="210"/>
      <w:r w:rsidDel="00000000" w:rsidR="00000000" w:rsidRPr="00000000">
        <w:rPr>
          <w:rtl w:val="0"/>
        </w:rPr>
        <w:t xml:space="preserve">TOPPO </w:t>
      </w:r>
      <w:r w:rsidDel="00000000" w:rsidR="00000000" w:rsidRPr="00000000">
        <w:rPr>
          <w:b w:val="1"/>
          <w:bCs w:val="1"/>
          <w:rtl w:val="0"/>
        </w:rPr>
        <w:t xml:space="preserve">[curricular, call, </w:t>
      </w:r>
      <w:r w:rsidDel="00000000" w:rsidR="00000000" w:rsidRPr="00000000">
        <w:rPr>
          <w:b w:val="1"/>
          <w:bCs w:val="1"/>
          <w:i w:val="1"/>
          <w:iCs w:val="1"/>
          <w:rtl w:val="0"/>
        </w:rPr>
        <w:t xml:space="preserve">roaming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D2">
      <w:pPr>
        <w:pStyle w:val="Heading6"/>
        <w:rPr/>
      </w:pPr>
      <w:bookmarkStart w:colFirst="0" w:colLast="0" w:name="_f537d7c82re9" w:id="211"/>
      <w:bookmarkEnd w:id="211"/>
      <w:r w:rsidDel="00000000" w:rsidR="00000000" w:rsidRPr="00000000">
        <w:rPr>
          <w:rtl w:val="0"/>
        </w:rPr>
        <w:t xml:space="preserve">You’ve done a great job today, [Player title]. Of course, we’re still in a bind with the food shortage–see what you can do with Tera to get the last few seeds grown.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shd w:fill="b6d7a8" w:val="clear"/>
        </w:rPr>
      </w:pPr>
      <w:r w:rsidDel="00000000" w:rsidR="00000000" w:rsidRPr="00000000">
        <w:rPr>
          <w:b w:val="1"/>
          <w:bCs w:val="1"/>
          <w:shd w:fill="b6d7a8" w:val="clear"/>
          <w:rtl w:val="0"/>
        </w:rPr>
        <w:t xml:space="preserve">{Audio: Call hang up SFX plays}</w:t>
      </w:r>
    </w:p>
    <w:p w:rsidR="00000000" w:rsidDel="00000000" w:rsidP="00000000" w:rsidRDefault="00000000" w:rsidRPr="00000000" w14:paraId="000002D5">
      <w:pPr>
        <w:rPr>
          <w:b w:val="1"/>
          <w:bCs w:val="1"/>
          <w:highlight w:val="yellow"/>
        </w:rPr>
      </w:pPr>
      <w:r w:rsidDel="00000000" w:rsidR="00000000" w:rsidRPr="00000000">
        <w:rPr>
          <w:b w:val="1"/>
          <w:bCs w:val="1"/>
          <w:highlight w:val="yellow"/>
          <w:rtl w:val="0"/>
        </w:rPr>
        <w:t xml:space="preserve">{Animation: Toppo’s hologram flickers and zips back into the holo-watch}</w:t>
      </w:r>
    </w:p>
    <w:p w:rsidR="00000000" w:rsidDel="00000000" w:rsidP="00000000" w:rsidRDefault="00000000" w:rsidRPr="00000000" w14:paraId="000002D6">
      <w:pPr>
        <w:rPr>
          <w:b w:val="1"/>
          <w:bCs w:val="1"/>
          <w:highlight w:val="yellow"/>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Player returns to Tera.</w:t>
      </w: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highlight w:val="yellow"/>
        </w:rPr>
      </w:pPr>
      <w:r w:rsidDel="00000000" w:rsidR="00000000" w:rsidRPr="00000000">
        <w:rPr>
          <w:b w:val="1"/>
          <w:bCs w:val="1"/>
          <w:rtl w:val="0"/>
        </w:rPr>
        <w:t xml:space="preserve">{Input: Press [E/Action button] to talk to Tera}</w:t>
      </w:r>
      <w:r w:rsidDel="00000000" w:rsidR="00000000" w:rsidRPr="00000000">
        <w:rPr>
          <w:rtl w:val="0"/>
        </w:rPr>
      </w:r>
    </w:p>
    <w:p w:rsidR="00000000" w:rsidDel="00000000" w:rsidP="00000000" w:rsidRDefault="00000000" w:rsidRPr="00000000" w14:paraId="000002DA">
      <w:pPr>
        <w:ind w:right="0"/>
        <w:rPr/>
      </w:pPr>
      <w:r w:rsidDel="00000000" w:rsidR="00000000" w:rsidRPr="00000000">
        <w:rPr>
          <w:rtl w:val="0"/>
        </w:rPr>
      </w:r>
    </w:p>
    <w:bookmarkStart w:colFirst="0" w:colLast="0" w:name="ihqagg7pd55o" w:id="212"/>
    <w:bookmarkEnd w:id="212"/>
    <w:p w:rsidR="00000000" w:rsidDel="00000000" w:rsidP="00000000" w:rsidRDefault="00000000" w:rsidRPr="00000000" w14:paraId="000002DB">
      <w:pPr>
        <w:pStyle w:val="Heading5"/>
        <w:rPr>
          <w:b w:val="1"/>
          <w:bCs w:val="1"/>
        </w:rPr>
      </w:pPr>
      <w:bookmarkStart w:colFirst="0" w:colLast="0" w:name="_m4tk164w5ag1" w:id="213"/>
      <w:bookmarkEnd w:id="21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2DC">
      <w:pPr>
        <w:pStyle w:val="Heading6"/>
        <w:rPr/>
      </w:pPr>
      <w:bookmarkStart w:colFirst="0" w:colLast="0" w:name="_n5rz0nwh0832" w:id="214"/>
      <w:bookmarkEnd w:id="214"/>
      <w:r w:rsidDel="00000000" w:rsidR="00000000" w:rsidRPr="00000000">
        <w:rPr>
          <w:i w:val="0"/>
          <w:iCs w:val="0"/>
          <w:rtl w:val="0"/>
        </w:rPr>
        <w:t xml:space="preserve">(neutral, emotionally spent)</w:t>
      </w:r>
      <w:r w:rsidDel="00000000" w:rsidR="00000000" w:rsidRPr="00000000">
        <w:rPr>
          <w:rtl w:val="0"/>
        </w:rPr>
        <w:t xml:space="preserve"> Even though we got rid of the toxic sludge, we don’t have enough seeds left to grow all the food we need to survive. I… don’t really know what to do next.</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5"/>
        <w:rPr>
          <w:b w:val="1"/>
          <w:bCs w:val="1"/>
        </w:rPr>
      </w:pPr>
      <w:bookmarkStart w:colFirst="0" w:colLast="0" w:name="_9f81ojppbay" w:id="215"/>
      <w:bookmarkEnd w:id="215"/>
      <w:r w:rsidDel="00000000" w:rsidR="00000000" w:rsidRPr="00000000">
        <w:rPr>
          <w:rtl w:val="0"/>
        </w:rPr>
        <w:t xml:space="preserve">JASPER</w:t>
      </w:r>
      <w:r w:rsidDel="00000000" w:rsidR="00000000" w:rsidRPr="00000000">
        <w:rPr>
          <w:rtl w:val="0"/>
        </w:rPr>
        <w:t xml:space="preserve">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DF">
      <w:pPr>
        <w:pStyle w:val="Heading6"/>
        <w:rPr/>
      </w:pPr>
      <w:bookmarkStart w:colFirst="0" w:colLast="0" w:name="_asqwfjsgit8h" w:id="216"/>
      <w:bookmarkEnd w:id="216"/>
      <w:r w:rsidDel="00000000" w:rsidR="00000000" w:rsidRPr="00000000">
        <w:rPr>
          <w:rtl w:val="0"/>
        </w:rPr>
        <w:t xml:space="preserve">T</w:t>
      </w:r>
      <w:r w:rsidDel="00000000" w:rsidR="00000000" w:rsidRPr="00000000">
        <w:rPr>
          <w:rtl w:val="0"/>
        </w:rPr>
        <w:t xml:space="preserve">here is a facility that may assist your aims.</w:t>
      </w:r>
      <w:r w:rsidDel="00000000" w:rsidR="00000000" w:rsidRPr="00000000">
        <w:rPr>
          <w:rtl w:val="0"/>
        </w:rPr>
      </w:r>
    </w:p>
    <w:p w:rsidR="00000000" w:rsidDel="00000000" w:rsidP="00000000" w:rsidRDefault="00000000" w:rsidRPr="00000000" w14:paraId="000002E0">
      <w:pPr>
        <w:rPr>
          <w:i w:val="1"/>
          <w:iCs w:val="1"/>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{Animation: Camera whip-pans to reveal that Jasper is standing beside the player, though no sounds indicated his approach.}</w:t>
      </w: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tl w:val="0"/>
        </w:rPr>
      </w:r>
    </w:p>
    <w:bookmarkStart w:colFirst="0" w:colLast="0" w:name="kix.b974f2vh9kju" w:id="217"/>
    <w:bookmarkEnd w:id="217"/>
    <w:p w:rsidR="00000000" w:rsidDel="00000000" w:rsidP="00000000" w:rsidRDefault="00000000" w:rsidRPr="00000000" w14:paraId="000002E3">
      <w:pPr>
        <w:rPr>
          <w:b w:val="1"/>
          <w:bCs w:val="1"/>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r w:rsidDel="00000000" w:rsidR="00000000" w:rsidRPr="00000000">
        <w:rPr>
          <w:rtl w:val="0"/>
        </w:rPr>
      </w:r>
    </w:p>
    <w:p w:rsidR="00000000" w:rsidDel="00000000" w:rsidP="00000000" w:rsidRDefault="00000000" w:rsidRPr="00000000" w14:paraId="000002E4">
      <w:pPr>
        <w:ind w:right="0"/>
        <w:rPr/>
      </w:pPr>
      <w:r w:rsidDel="00000000" w:rsidR="00000000" w:rsidRPr="00000000">
        <w:rPr>
          <w:rtl w:val="0"/>
        </w:rPr>
      </w:r>
    </w:p>
    <w:p w:rsidR="00000000" w:rsidDel="00000000" w:rsidP="00000000" w:rsidRDefault="00000000" w:rsidRPr="00000000" w14:paraId="000002E5">
      <w:pPr>
        <w:pStyle w:val="Heading5"/>
        <w:rPr>
          <w:b w:val="1"/>
          <w:bCs w:val="1"/>
        </w:rPr>
      </w:pPr>
      <w:bookmarkStart w:colFirst="0" w:colLast="0" w:name="_qi3tklk40hhs" w:id="218"/>
      <w:bookmarkEnd w:id="218"/>
      <w:r w:rsidDel="00000000" w:rsidR="00000000" w:rsidRPr="00000000">
        <w:rPr>
          <w:rtl w:val="0"/>
        </w:rPr>
        <w:t xml:space="preserve">PLAYER</w:t>
      </w:r>
      <w:r w:rsidDel="00000000" w:rsidR="00000000" w:rsidRPr="00000000">
        <w:rPr>
          <w:rtl w:val="0"/>
        </w:rPr>
        <w:t xml:space="preserve"> </w:t>
      </w:r>
      <w:r w:rsidDel="00000000" w:rsidR="00000000" w:rsidRPr="00000000">
        <w:rPr>
          <w:b w:val="1"/>
          <w:bCs w:val="1"/>
          <w:rtl w:val="0"/>
        </w:rPr>
        <w:t xml:space="preserve">[choices]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Tera, how are things 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Jasper, where did you come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Jasper, you seem… 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Jasper, can your facility can help with the food shortage?</w:t>
            </w:r>
          </w:p>
        </w:tc>
      </w:tr>
    </w:tbl>
    <w:p w:rsidR="00000000" w:rsidDel="00000000" w:rsidP="00000000" w:rsidRDefault="00000000" w:rsidRPr="00000000" w14:paraId="000002EA">
      <w:pPr>
        <w:ind w:right="0"/>
        <w:rPr/>
      </w:pPr>
      <w:r w:rsidDel="00000000" w:rsidR="00000000" w:rsidRPr="00000000">
        <w:rPr>
          <w:rtl w:val="0"/>
        </w:rPr>
      </w:r>
    </w:p>
    <w:p w:rsidR="00000000" w:rsidDel="00000000" w:rsidP="00000000" w:rsidRDefault="00000000" w:rsidRPr="00000000" w14:paraId="000002EB">
      <w:pPr>
        <w:pStyle w:val="Heading5"/>
        <w:rPr>
          <w:b w:val="1"/>
          <w:bCs w:val="1"/>
        </w:rPr>
      </w:pPr>
      <w:bookmarkStart w:colFirst="0" w:colLast="0" w:name="_vwh85gdf5aw4" w:id="219"/>
      <w:bookmarkEnd w:id="219"/>
      <w:r w:rsidDel="00000000" w:rsidR="00000000" w:rsidRPr="00000000">
        <w:rPr>
          <w:rtl w:val="0"/>
        </w:rPr>
        <w:t xml:space="preserve">MULTI</w:t>
      </w:r>
      <w:r w:rsidDel="00000000" w:rsidR="00000000" w:rsidRPr="00000000">
        <w:rPr>
          <w:rtl w:val="0"/>
        </w:rPr>
        <w:t xml:space="preserve"> </w:t>
      </w:r>
      <w:r w:rsidDel="00000000" w:rsidR="00000000" w:rsidRPr="00000000">
        <w:rPr>
          <w:b w:val="1"/>
          <w:bCs w:val="1"/>
          <w:rtl w:val="0"/>
        </w:rPr>
        <w:t xml:space="preserve">[conversation]</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pStyle w:val="Heading5"/>
              <w:rPr>
                <w:b w:val="1"/>
                <w:bCs w:val="1"/>
              </w:rPr>
            </w:pPr>
            <w:bookmarkStart w:colFirst="0" w:colLast="0" w:name="_43znv37uokf3" w:id="220"/>
            <w:bookmarkEnd w:id="220"/>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This campsite will still be toxic for a while. I don’t think I can livestream until we find a new spot. Ugh, my viewers are going to be dropping like flies.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pStyle w:val="Heading5"/>
              <w:rPr>
                <w:b w:val="1"/>
                <w:bCs w:val="1"/>
              </w:rPr>
            </w:pPr>
            <w:bookmarkStart w:colFirst="0" w:colLast="0" w:name="_v6dzceydaw19" w:id="221"/>
            <w:bookmarkEnd w:id="221"/>
            <w:r w:rsidDel="00000000" w:rsidR="00000000" w:rsidRPr="00000000">
              <w:rPr>
                <w:rtl w:val="0"/>
              </w:rPr>
              <w:t xml:space="preserve">JASPER</w:t>
            </w:r>
            <w:r w:rsidDel="00000000" w:rsidR="00000000" w:rsidRPr="00000000">
              <w:rPr>
                <w:rtl w:val="0"/>
              </w:rPr>
              <w:t xml:space="preserve">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(pointing in same direction)</w:t>
            </w:r>
            <w:r w:rsidDel="00000000" w:rsidR="00000000" w:rsidRPr="00000000">
              <w:rPr>
                <w:rtl w:val="0"/>
              </w:rPr>
              <w:t xml:space="preserve"> I came from there.</w:t>
            </w:r>
            <w:r w:rsidDel="00000000" w:rsidR="00000000" w:rsidRPr="00000000">
              <w:rPr>
                <w:rtl w:val="0"/>
              </w:rPr>
            </w:r>
          </w:p>
          <w:p w:rsidR="00000000" w:rsidDel="00000000" w:rsidP="00000000" w:rsidRDefault="00000000" w:rsidRPr="00000000" w14:paraId="000002F1">
            <w:pPr>
              <w:pStyle w:val="Heading5"/>
              <w:rPr/>
            </w:pPr>
            <w:bookmarkStart w:colFirst="0" w:colLast="0" w:name="_3qlchbbgr0oy" w:id="222"/>
            <w:bookmarkEnd w:id="222"/>
            <w:r w:rsidDel="00000000" w:rsidR="00000000" w:rsidRPr="00000000">
              <w:rPr>
                <w:rtl w:val="0"/>
              </w:rPr>
            </w:r>
          </w:p>
          <w:p w:rsidR="00000000" w:rsidDel="00000000" w:rsidP="00000000" w:rsidRDefault="00000000" w:rsidRPr="00000000" w14:paraId="000002F2">
            <w:pPr>
              <w:pStyle w:val="Heading5"/>
              <w:rPr>
                <w:b w:val="1"/>
                <w:bCs w:val="1"/>
              </w:rPr>
            </w:pPr>
            <w:bookmarkStart w:colFirst="0" w:colLast="0" w:name="_mi5xb9i5h6r4" w:id="223"/>
            <w:bookmarkEnd w:id="223"/>
            <w:r w:rsidDel="00000000" w:rsidR="00000000" w:rsidRPr="00000000">
              <w:rPr>
                <w:rtl w:val="0"/>
              </w:rPr>
              <w:t xml:space="preserve">DANI </w:t>
            </w:r>
            <w:r w:rsidDel="00000000" w:rsidR="00000000" w:rsidRPr="00000000">
              <w:rPr>
                <w:b w:val="1"/>
                <w:bCs w:val="1"/>
                <w:rtl w:val="0"/>
              </w:rPr>
              <w:t xml:space="preserve">[conversation, in ear]</w:t>
            </w:r>
          </w:p>
          <w:p w:rsidR="00000000" w:rsidDel="00000000" w:rsidP="00000000" w:rsidRDefault="00000000" w:rsidRPr="00000000" w14:paraId="000002F3">
            <w:pPr>
              <w:rPr/>
            </w:pPr>
            <w:r w:rsidDel="00000000" w:rsidR="00000000" w:rsidRPr="00000000">
              <w:rPr>
                <w:rtl w:val="0"/>
              </w:rPr>
              <w:t xml:space="preserve">I apologize, TK. I did not detect his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pStyle w:val="Heading5"/>
              <w:rPr>
                <w:b w:val="1"/>
                <w:bCs w:val="1"/>
              </w:rPr>
            </w:pPr>
            <w:bookmarkStart w:colFirst="0" w:colLast="0" w:name="_974q0vw2hb4r" w:id="224"/>
            <w:bookmarkEnd w:id="224"/>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Seriously–I don’t remember you saying two words to me on the Copernicus.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5"/>
              <w:rPr>
                <w:b w:val="1"/>
                <w:bCs w:val="1"/>
              </w:rPr>
            </w:pPr>
            <w:bookmarkStart w:colFirst="0" w:colLast="0" w:name="_zca45bpraja6" w:id="225"/>
            <w:bookmarkEnd w:id="225"/>
            <w:r w:rsidDel="00000000" w:rsidR="00000000" w:rsidRPr="00000000">
              <w:rPr>
                <w:rtl w:val="0"/>
              </w:rPr>
              <w:t xml:space="preserve">JASPER</w:t>
            </w:r>
            <w:r w:rsidDel="00000000" w:rsidR="00000000" w:rsidRPr="00000000">
              <w:rPr>
                <w:rtl w:val="0"/>
              </w:rPr>
              <w:t xml:space="preserve">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 am the same as I have always been. I choose to speak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i w:val="1"/>
                <w:iCs w:val="1"/>
              </w:rPr>
            </w:pPr>
            <w:r w:rsidDel="00000000" w:rsidR="00000000" w:rsidRPr="00000000">
              <w:rPr>
                <w:rtl w:val="0"/>
              </w:rPr>
              <w:t xml:space="preserve">&lt;CLOSES CONVERSATION&gt;</w:t>
            </w: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5"/>
        <w:rPr>
          <w:b w:val="1"/>
          <w:bCs w:val="1"/>
        </w:rPr>
      </w:pPr>
      <w:bookmarkStart w:colFirst="0" w:colLast="0" w:name="_xwhbrk8skj7p" w:id="226"/>
      <w:bookmarkEnd w:id="226"/>
      <w:r w:rsidDel="00000000" w:rsidR="00000000" w:rsidRPr="00000000">
        <w:rPr>
          <w:rtl w:val="0"/>
        </w:rPr>
        <w:t xml:space="preserve">JASPER</w:t>
      </w:r>
      <w:r w:rsidDel="00000000" w:rsidR="00000000" w:rsidRPr="00000000">
        <w:rPr>
          <w:rtl w:val="0"/>
        </w:rPr>
        <w:t xml:space="preserve">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2FC">
      <w:pPr>
        <w:pStyle w:val="Heading6"/>
        <w:rPr/>
      </w:pPr>
      <w:bookmarkStart w:colFirst="0" w:colLast="0" w:name="_6d8zjq3z8ok3" w:id="227"/>
      <w:bookmarkEnd w:id="227"/>
      <w:r w:rsidDel="00000000" w:rsidR="00000000" w:rsidRPr="00000000">
        <w:rPr>
          <w:i w:val="0"/>
          <w:iCs w:val="0"/>
          <w:rtl w:val="0"/>
        </w:rPr>
        <w:t xml:space="preserve">Yes. This is not the first time species on this planet have needed to be… changed. This facility increases the size of the plant life near it. I am sending its coordinates to both of you.</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5"/>
        <w:rPr>
          <w:b w:val="1"/>
          <w:bCs w:val="1"/>
        </w:rPr>
      </w:pPr>
      <w:bookmarkStart w:colFirst="0" w:colLast="0" w:name="_qjxm2djm42ak" w:id="228"/>
      <w:bookmarkEnd w:id="228"/>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2FF">
      <w:pPr>
        <w:pStyle w:val="Heading6"/>
        <w:rPr/>
      </w:pPr>
      <w:bookmarkStart w:colFirst="0" w:colLast="0" w:name="_lzevnwlokeb8" w:id="229"/>
      <w:bookmarkEnd w:id="229"/>
      <w:r w:rsidDel="00000000" w:rsidR="00000000" w:rsidRPr="00000000">
        <w:rPr>
          <w:i w:val="0"/>
          <w:iCs w:val="0"/>
          <w:rtl w:val="0"/>
        </w:rPr>
        <w:t xml:space="preserve">(suspicious) Query: Jasper, how are you aware…</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5"/>
        <w:rPr>
          <w:b w:val="1"/>
          <w:bCs w:val="1"/>
        </w:rPr>
      </w:pPr>
      <w:bookmarkStart w:colFirst="0" w:colLast="0" w:name="_lg0qau9xm5i9" w:id="230"/>
      <w:bookmarkEnd w:id="230"/>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302">
      <w:pPr>
        <w:pStyle w:val="Heading6"/>
        <w:rPr/>
      </w:pPr>
      <w:bookmarkStart w:colFirst="0" w:colLast="0" w:name="_gmp4youzqdmh" w:id="231"/>
      <w:bookmarkEnd w:id="231"/>
      <w:r w:rsidDel="00000000" w:rsidR="00000000" w:rsidRPr="00000000">
        <w:rPr>
          <w:i w:val="0"/>
          <w:iCs w:val="0"/>
          <w:rtl w:val="0"/>
        </w:rPr>
        <w:t xml:space="preserve">(interrupting by clapping her hands) </w:t>
      </w:r>
      <w:r w:rsidDel="00000000" w:rsidR="00000000" w:rsidRPr="00000000">
        <w:rPr>
          <w:rtl w:val="0"/>
        </w:rPr>
        <w:t xml:space="preserve">Now </w:t>
      </w:r>
      <w:r w:rsidDel="00000000" w:rsidR="00000000" w:rsidRPr="00000000">
        <w:rPr>
          <w:i w:val="0"/>
          <w:iCs w:val="0"/>
          <w:rtl w:val="0"/>
        </w:rPr>
        <w:t xml:space="preserve">there’s</w:t>
      </w:r>
      <w:r w:rsidDel="00000000" w:rsidR="00000000" w:rsidRPr="00000000">
        <w:rPr>
          <w:rtl w:val="0"/>
        </w:rPr>
        <w:t xml:space="preserve"> something that gets us all what we need! Enough food to survive AND an adventure I can stream for my fans. Let’s get going, Jasper! TK, we’ll meet you there!</w:t>
      </w:r>
      <w:r w:rsidDel="00000000" w:rsidR="00000000" w:rsidRPr="00000000">
        <w:rPr>
          <w:rtl w:val="0"/>
        </w:rPr>
      </w:r>
    </w:p>
    <w:p w:rsidR="00000000" w:rsidDel="00000000" w:rsidP="00000000" w:rsidRDefault="00000000" w:rsidRPr="00000000" w14:paraId="00000303">
      <w:pPr>
        <w:pStyle w:val="Heading2"/>
        <w:rPr/>
      </w:pPr>
      <w:bookmarkStart w:colFirst="0" w:colLast="0" w:name="_kdql1ywhak4c" w:id="232"/>
      <w:bookmarkEnd w:id="232"/>
      <w:r w:rsidDel="00000000" w:rsidR="00000000" w:rsidRPr="00000000">
        <w:rPr>
          <w:rtl w:val="0"/>
        </w:rPr>
        <w:t xml:space="preserve">Task 2.1 - Take Jasper’s Advice</w:t>
      </w: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{Popup: “Mission: Forsaken Facility assigned”}</w:t>
      </w:r>
    </w:p>
    <w:bookmarkStart w:colFirst="0" w:colLast="0" w:name="z7yfmuxf4n4p" w:id="233"/>
    <w:bookmarkEnd w:id="233"/>
    <w:p w:rsidR="00000000" w:rsidDel="00000000" w:rsidP="00000000" w:rsidRDefault="00000000" w:rsidRPr="00000000" w14:paraId="00000305">
      <w:pPr>
        <w:rPr>
          <w:b w:val="1"/>
          <w:bCs w:val="1"/>
        </w:rPr>
      </w:pPr>
      <w:r w:rsidDel="00000000" w:rsidR="00000000" w:rsidRPr="00000000">
        <w:rPr>
          <w:b w:val="1"/>
          <w:bCs w:val="1"/>
          <w:rtl w:val="0"/>
        </w:rPr>
        <w:t xml:space="preserve">{Quest Tracker: “Meet Tera and Jasper at the Alien Facility”}</w:t>
      </w:r>
    </w:p>
    <w:p w:rsidR="00000000" w:rsidDel="00000000" w:rsidP="00000000" w:rsidRDefault="00000000" w:rsidRPr="00000000" w14:paraId="00000306">
      <w:pPr>
        <w:rPr>
          <w:b w:val="1"/>
          <w:bCs w:val="1"/>
        </w:rPr>
      </w:pPr>
      <w:r w:rsidDel="00000000" w:rsidR="00000000" w:rsidRPr="00000000">
        <w:rPr>
          <w:b w:val="1"/>
          <w:bCs w:val="1"/>
          <w:rtl w:val="0"/>
        </w:rPr>
        <w:t xml:space="preserve">{Waypoint: Alien Facility}</w:t>
      </w:r>
    </w:p>
    <w:p w:rsidR="00000000" w:rsidDel="00000000" w:rsidP="00000000" w:rsidRDefault="00000000" w:rsidRPr="00000000" w14:paraId="00000307">
      <w:pPr>
        <w:rPr>
          <w:b w:val="1"/>
          <w:bCs w:val="1"/>
          <w:i w:val="1"/>
          <w:iCs w:val="1"/>
        </w:rPr>
      </w:pPr>
      <w:r w:rsidDel="00000000" w:rsidR="00000000" w:rsidRPr="00000000">
        <w:rPr>
          <w:rtl w:val="0"/>
        </w:rPr>
      </w:r>
    </w:p>
    <w:p w:rsidR="00000000" w:rsidDel="00000000" w:rsidP="00000000" w:rsidRDefault="00000000" w:rsidRPr="00000000" w14:paraId="00000308">
      <w:pPr>
        <w:rPr>
          <w:b w:val="1"/>
          <w:bCs w:val="1"/>
          <w:shd w:fill="fff2cc" w:val="clear"/>
        </w:rPr>
      </w:pPr>
      <w:r w:rsidDel="00000000" w:rsidR="00000000" w:rsidRPr="00000000">
        <w:rPr>
          <w:b w:val="1"/>
          <w:bCs w:val="1"/>
          <w:shd w:fill="fff2cc" w:val="clear"/>
          <w:rtl w:val="0"/>
        </w:rPr>
        <w:t xml:space="preserve">{Animation: </w:t>
      </w:r>
      <w:r w:rsidDel="00000000" w:rsidR="00000000" w:rsidRPr="00000000">
        <w:rPr>
          <w:b w:val="1"/>
          <w:bCs w:val="1"/>
          <w:shd w:fill="fff2cc" w:val="clear"/>
          <w:rtl w:val="0"/>
        </w:rPr>
        <w:t xml:space="preserve">Tera and Jasper both run off into the woods}</w:t>
      </w:r>
    </w:p>
    <w:p w:rsidR="00000000" w:rsidDel="00000000" w:rsidP="00000000" w:rsidRDefault="00000000" w:rsidRPr="00000000" w14:paraId="00000309">
      <w:pPr>
        <w:rPr>
          <w:b w:val="1"/>
          <w:bCs w:val="1"/>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TK</w:t>
      </w:r>
      <w:r w:rsidDel="00000000" w:rsidR="00000000" w:rsidRPr="00000000">
        <w:rPr>
          <w:rtl w:val="0"/>
        </w:rPr>
        <w:t xml:space="preserve"> travels up-river through light-density forest to reach the next checkpoint.</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Player encounters the supertrees)</w:t>
            </w:r>
          </w:p>
          <w:p w:rsidR="00000000" w:rsidDel="00000000" w:rsidP="00000000" w:rsidRDefault="00000000" w:rsidRPr="00000000" w14:paraId="0000030D">
            <w:pPr>
              <w:spacing w:line="240" w:lineRule="auto"/>
              <w:rPr/>
            </w:pPr>
            <w:r w:rsidDel="00000000" w:rsidR="00000000" w:rsidRPr="00000000">
              <w:rPr>
                <w:rtl w:val="0"/>
              </w:rPr>
            </w:r>
          </w:p>
          <w:p w:rsidR="00000000" w:rsidDel="00000000" w:rsidP="00000000" w:rsidRDefault="00000000" w:rsidRPr="00000000" w14:paraId="0000030E">
            <w:pPr>
              <w:pStyle w:val="Heading5"/>
              <w:spacing w:line="240" w:lineRule="auto"/>
              <w:rPr>
                <w:b w:val="1"/>
                <w:bCs w:val="1"/>
              </w:rPr>
            </w:pPr>
            <w:bookmarkStart w:colFirst="0" w:colLast="0" w:name="_1sh91bm50i94" w:id="234"/>
            <w:bookmarkEnd w:id="234"/>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30F">
            <w:pPr>
              <w:pStyle w:val="Heading6"/>
              <w:spacing w:line="240" w:lineRule="auto"/>
              <w:rPr/>
            </w:pPr>
            <w:bookmarkStart w:colFirst="0" w:colLast="0" w:name="_rpsej6qs31t0" w:id="235"/>
            <w:bookmarkEnd w:id="235"/>
            <w:r w:rsidDel="00000000" w:rsidR="00000000" w:rsidRPr="00000000">
              <w:rPr>
                <w:rtl w:val="0"/>
              </w:rPr>
              <w:t xml:space="preserve">My scans would seem to indicate these are petrified trees. They are well over 5,000 years old. </w:t>
            </w:r>
            <w:r w:rsidDel="00000000" w:rsidR="00000000" w:rsidRPr="00000000">
              <w:rPr>
                <w:rtl w:val="0"/>
              </w:rPr>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EXT. ALIEN RUIN</w:t>
      </w:r>
    </w:p>
    <w:p w:rsidR="00000000" w:rsidDel="00000000" w:rsidP="00000000" w:rsidRDefault="00000000" w:rsidRPr="00000000" w14:paraId="00000312">
      <w:pPr>
        <w:rPr>
          <w:i w:val="1"/>
          <w:iCs w:val="1"/>
        </w:rPr>
      </w:pPr>
      <w:r w:rsidDel="00000000" w:rsidR="00000000" w:rsidRPr="00000000">
        <w:rPr>
          <w:rtl w:val="0"/>
        </w:rPr>
      </w:r>
    </w:p>
    <w:bookmarkStart w:colFirst="0" w:colLast="0" w:name="kix.izxdhsybtvy4" w:id="236"/>
    <w:bookmarkEnd w:id="236"/>
    <w:p w:rsidR="00000000" w:rsidDel="00000000" w:rsidP="00000000" w:rsidRDefault="00000000" w:rsidRPr="00000000" w14:paraId="00000313">
      <w:pPr>
        <w:rPr>
          <w:i w:val="1"/>
          <w:iCs w:val="1"/>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Group Reaches the Ruins: </w:t>
      </w:r>
      <w:r w:rsidDel="00000000" w:rsidR="00000000" w:rsidRPr="00000000">
        <w:rPr>
          <w:rtl w:val="0"/>
        </w:rPr>
      </w:r>
    </w:p>
    <w:p w:rsidR="00000000" w:rsidDel="00000000" w:rsidP="00000000" w:rsidRDefault="00000000" w:rsidRPr="00000000" w14:paraId="00000314">
      <w:pPr>
        <w:rPr>
          <w:i w:val="1"/>
          <w:iCs w:val="1"/>
        </w:rPr>
      </w:pPr>
      <w:r w:rsidDel="00000000" w:rsidR="00000000" w:rsidRPr="00000000">
        <w:rPr>
          <w:rtl w:val="0"/>
        </w:rPr>
      </w:r>
    </w:p>
    <w:p w:rsidR="00000000" w:rsidDel="00000000" w:rsidP="00000000" w:rsidRDefault="00000000" w:rsidRPr="00000000" w14:paraId="00000315">
      <w:pPr>
        <w:ind w:left="720" w:firstLine="0"/>
        <w:rPr/>
      </w:pPr>
      <w:r w:rsidDel="00000000" w:rsidR="00000000" w:rsidRPr="00000000">
        <w:rPr>
          <w:rtl w:val="0"/>
        </w:rPr>
        <w:t xml:space="preserve">Eventually, the player reaches the alien ruin: a spot above where the river has carved a small, but steep gorge. On the opposite side of the river, a sheer cliff-face stretches from the water’s surface and rises high into the air. Set into its side is a squat, hexagonal alien door with a gently glowing green symbol.</w:t>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t xml:space="preserve">A perilous, crumbling metal bridge crosses the gorge from the Player’s side directly to the door.</w:t>
      </w:r>
      <w:r w:rsidDel="00000000" w:rsidR="00000000" w:rsidRPr="00000000">
        <w:rPr>
          <w:rtl w:val="0"/>
        </w:rPr>
        <w:t xml:space="preserve"> </w:t>
      </w:r>
      <w:r w:rsidDel="00000000" w:rsidR="00000000" w:rsidRPr="00000000">
        <w:rPr>
          <w:rtl w:val="0"/>
        </w:rPr>
        <w:t xml:space="preserve">A large outflow pipe from the building stands dry, poised over the river, seemingly waiting. Tera and Jasper walk up and stand at the riverbank, looking up at the ruins silently, expectantly.</w:t>
      </w:r>
      <w:r w:rsidDel="00000000" w:rsidR="00000000" w:rsidRPr="00000000">
        <w:rPr>
          <w:rtl w:val="0"/>
        </w:rPr>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pStyle w:val="Heading5"/>
        <w:ind w:left="720" w:firstLine="0"/>
        <w:rPr/>
      </w:pPr>
      <w:bookmarkStart w:colFirst="0" w:colLast="0" w:name="_6gurbzxas571" w:id="237"/>
      <w:bookmarkEnd w:id="237"/>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t xml:space="preserve">]</w:t>
      </w:r>
    </w:p>
    <w:p w:rsidR="00000000" w:rsidDel="00000000" w:rsidP="00000000" w:rsidRDefault="00000000" w:rsidRPr="00000000" w14:paraId="0000031A">
      <w:pPr>
        <w:pStyle w:val="Heading6"/>
        <w:rPr/>
      </w:pPr>
      <w:bookmarkStart w:colFirst="0" w:colLast="0" w:name="_a82q3gpe9oue" w:id="238"/>
      <w:bookmarkEnd w:id="238"/>
      <w:r w:rsidDel="00000000" w:rsidR="00000000" w:rsidRPr="00000000">
        <w:rPr>
          <w:rtl w:val="0"/>
        </w:rPr>
        <w:t xml:space="preserve">Whoa.</w:t>
      </w:r>
    </w:p>
    <w:p w:rsidR="00000000" w:rsidDel="00000000" w:rsidP="00000000" w:rsidRDefault="00000000" w:rsidRPr="00000000" w14:paraId="0000031B">
      <w:pPr>
        <w:ind w:left="720" w:firstLine="0"/>
        <w:rPr/>
      </w:pPr>
      <w:r w:rsidDel="00000000" w:rsidR="00000000" w:rsidRPr="00000000">
        <w:rPr>
          <w:rtl w:val="0"/>
        </w:rPr>
      </w:r>
    </w:p>
    <w:p w:rsidR="00000000" w:rsidDel="00000000" w:rsidP="00000000" w:rsidRDefault="00000000" w:rsidRPr="00000000" w14:paraId="0000031C">
      <w:pPr>
        <w:pStyle w:val="Heading5"/>
        <w:ind w:left="720" w:firstLine="0"/>
        <w:rPr/>
      </w:pPr>
      <w:bookmarkStart w:colFirst="0" w:colLast="0" w:name="_vuut0a8jqfdq" w:id="239"/>
      <w:bookmarkEnd w:id="239"/>
      <w:r w:rsidDel="00000000" w:rsidR="00000000" w:rsidRPr="00000000">
        <w:rPr>
          <w:rtl w:val="0"/>
        </w:rPr>
        <w:t xml:space="preserve">JASPER [</w:t>
      </w:r>
      <w:r w:rsidDel="00000000" w:rsidR="00000000" w:rsidRPr="00000000">
        <w:rPr>
          <w:b w:val="1"/>
          <w:bCs w:val="1"/>
          <w:rtl w:val="0"/>
        </w:rPr>
        <w:t xml:space="preserve">conversation</w:t>
      </w:r>
      <w:r w:rsidDel="00000000" w:rsidR="00000000" w:rsidRPr="00000000">
        <w:rPr>
          <w:rtl w:val="0"/>
        </w:rPr>
        <w:t xml:space="preserve">]</w:t>
      </w:r>
    </w:p>
    <w:p w:rsidR="00000000" w:rsidDel="00000000" w:rsidP="00000000" w:rsidRDefault="00000000" w:rsidRPr="00000000" w14:paraId="0000031D">
      <w:pPr>
        <w:pStyle w:val="Heading6"/>
        <w:rPr/>
      </w:pPr>
      <w:bookmarkStart w:colFirst="0" w:colLast="0" w:name="_8heiy65rufi1" w:id="240"/>
      <w:bookmarkEnd w:id="240"/>
      <w:r w:rsidDel="00000000" w:rsidR="00000000" w:rsidRPr="00000000">
        <w:rPr>
          <w:rtl w:val="0"/>
        </w:rPr>
        <w:t xml:space="preserve">I was here before you. Follow me, please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E">
      <w:pPr>
        <w:rPr>
          <w:b w:val="1"/>
          <w:bCs w:val="1"/>
          <w:shd w:fill="ea9999" w:val="clear"/>
        </w:rPr>
      </w:pPr>
      <w:r w:rsidDel="00000000" w:rsidR="00000000" w:rsidRPr="00000000">
        <w:rPr>
          <w:rtl w:val="0"/>
        </w:rPr>
      </w:r>
    </w:p>
    <w:p w:rsidR="00000000" w:rsidDel="00000000" w:rsidP="00000000" w:rsidRDefault="00000000" w:rsidRPr="00000000" w14:paraId="0000031F">
      <w:pPr>
        <w:rPr>
          <w:b w:val="1"/>
          <w:bCs w:val="1"/>
          <w:shd w:fill="ea9999" w:val="clea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{Animation: The group steps onto the bridge. Each step causes crumbling pieces to fall into the river below.}</w:t>
      </w: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r>
    </w:p>
    <w:bookmarkStart w:colFirst="0" w:colLast="0" w:name="kix.2qthv8fcpf76" w:id="241"/>
    <w:bookmarkEnd w:id="241"/>
    <w:p w:rsidR="00000000" w:rsidDel="00000000" w:rsidP="00000000" w:rsidRDefault="00000000" w:rsidRPr="00000000" w14:paraId="00000323">
      <w:pPr>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p>
    <w:p w:rsidR="00000000" w:rsidDel="00000000" w:rsidP="00000000" w:rsidRDefault="00000000" w:rsidRPr="00000000" w14:paraId="00000324">
      <w:pPr>
        <w:rPr>
          <w:b w:val="1"/>
          <w:bCs w:val="1"/>
          <w:shd w:fill="ea9999" w:val="clear"/>
        </w:rPr>
      </w:pPr>
      <w:r w:rsidDel="00000000" w:rsidR="00000000" w:rsidRPr="00000000">
        <w:rPr>
          <w:rtl w:val="0"/>
        </w:rPr>
      </w:r>
    </w:p>
    <w:p w:rsidR="00000000" w:rsidDel="00000000" w:rsidP="00000000" w:rsidRDefault="00000000" w:rsidRPr="00000000" w14:paraId="00000325">
      <w:pPr>
        <w:rPr>
          <w:b w:val="1"/>
          <w:bCs w:val="1"/>
          <w:shd w:fill="b6d7a8" w:val="clear"/>
        </w:rPr>
      </w:pPr>
      <w:r w:rsidDel="00000000" w:rsidR="00000000" w:rsidRPr="00000000">
        <w:rPr>
          <w:b w:val="1"/>
          <w:bCs w:val="1"/>
          <w:shd w:fill="b6d7a8" w:val="clear"/>
          <w:rtl w:val="0"/>
        </w:rPr>
        <w:t xml:space="preserve">{Audio: Footstep and crumbling rock SFX play in time with animations}</w:t>
      </w:r>
    </w:p>
    <w:p w:rsidR="00000000" w:rsidDel="00000000" w:rsidP="00000000" w:rsidRDefault="00000000" w:rsidRPr="00000000" w14:paraId="00000326">
      <w:pPr>
        <w:rPr>
          <w:b w:val="1"/>
          <w:bCs w:val="1"/>
          <w:shd w:fill="b6d7a8" w:val="clear"/>
        </w:rPr>
      </w:pPr>
      <w:r w:rsidDel="00000000" w:rsidR="00000000" w:rsidRPr="00000000">
        <w:rPr>
          <w:rtl w:val="0"/>
        </w:rPr>
      </w:r>
    </w:p>
    <w:p w:rsidR="00000000" w:rsidDel="00000000" w:rsidP="00000000" w:rsidRDefault="00000000" w:rsidRPr="00000000" w14:paraId="00000327">
      <w:pPr>
        <w:rPr>
          <w:b w:val="1"/>
          <w:bCs w:val="1"/>
          <w:i w:val="1"/>
          <w:iCs w:val="1"/>
        </w:rPr>
      </w:pPr>
      <w:r w:rsidDel="00000000" w:rsidR="00000000" w:rsidRPr="00000000">
        <w:rPr>
          <w:b w:val="1"/>
          <w:bCs w:val="1"/>
          <w:i w:val="1"/>
          <w:iCs w:val="1"/>
          <w:rtl w:val="0"/>
        </w:rPr>
        <w:t xml:space="preserve">[Note: Jasper’s steps do not dislodge rubble.]</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5"/>
        <w:rPr>
          <w:b w:val="1"/>
          <w:bCs w:val="1"/>
        </w:rPr>
      </w:pPr>
      <w:bookmarkStart w:colFirst="0" w:colLast="0" w:name="_1a6mbp4f1aci" w:id="242"/>
      <w:bookmarkEnd w:id="242"/>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roaming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2A">
      <w:pPr>
        <w:pStyle w:val="Heading6"/>
        <w:rPr/>
      </w:pPr>
      <w:bookmarkStart w:colFirst="0" w:colLast="0" w:name="_ubst5l2c9elo" w:id="243"/>
      <w:bookmarkEnd w:id="243"/>
      <w:r w:rsidDel="00000000" w:rsidR="00000000" w:rsidRPr="00000000">
        <w:rPr>
          <w:rtl w:val="0"/>
        </w:rPr>
        <w:t xml:space="preserve">I detect instabilities in this structure. I advise caution.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5"/>
        <w:rPr>
          <w:b w:val="1"/>
          <w:bCs w:val="1"/>
        </w:rPr>
      </w:pPr>
      <w:bookmarkStart w:colFirst="0" w:colLast="0" w:name="_ejk3qbuzjlvo" w:id="244"/>
      <w:bookmarkEnd w:id="244"/>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32D">
      <w:pPr>
        <w:pStyle w:val="Heading6"/>
        <w:rPr/>
      </w:pPr>
      <w:bookmarkStart w:colFirst="0" w:colLast="0" w:name="_gmid6r8yafd2" w:id="245"/>
      <w:bookmarkEnd w:id="245"/>
      <w:r w:rsidDel="00000000" w:rsidR="00000000" w:rsidRPr="00000000">
        <w:rPr>
          <w:rtl w:val="0"/>
        </w:rPr>
        <w:t xml:space="preserve">Yep, kinda picked up on that, DANI.</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 player walks across the bridge.</w:t>
      </w:r>
    </w:p>
    <w:p w:rsidR="00000000" w:rsidDel="00000000" w:rsidP="00000000" w:rsidRDefault="00000000" w:rsidRPr="00000000" w14:paraId="00000330">
      <w:pPr>
        <w:rPr/>
      </w:pPr>
      <w:r w:rsidDel="00000000" w:rsidR="00000000" w:rsidRPr="00000000">
        <w:rPr>
          <w:b w:val="1"/>
          <w:bCs w:val="1"/>
          <w:rtl w:val="0"/>
        </w:rPr>
        <w:t xml:space="preserve">{Animation: Jasper and Tera carefully follow them across the bridge}</w:t>
      </w: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{Audio: Footstep and crumbling rock SFX play in time with animations}</w:t>
      </w:r>
    </w:p>
    <w:p w:rsidR="00000000" w:rsidDel="00000000" w:rsidP="00000000" w:rsidRDefault="00000000" w:rsidRPr="00000000" w14:paraId="00000332">
      <w:pPr>
        <w:rPr>
          <w:b w:val="1"/>
          <w:bCs w:val="1"/>
        </w:rPr>
      </w:pPr>
      <w:r w:rsidDel="00000000" w:rsidR="00000000" w:rsidRPr="00000000">
        <w:rPr>
          <w:b w:val="1"/>
          <w:bCs w:val="1"/>
          <w:i w:val="1"/>
          <w:iCs w:val="1"/>
          <w:rtl w:val="0"/>
        </w:rPr>
        <w:t xml:space="preserve">[Note: Jasper’s steps do not dislodge rubble.]</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5"/>
        <w:rPr>
          <w:b w:val="1"/>
          <w:bCs w:val="1"/>
        </w:rPr>
      </w:pPr>
      <w:bookmarkStart w:colFirst="0" w:colLast="0" w:name="_rfotsnh6mlp2" w:id="246"/>
      <w:bookmarkEnd w:id="24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335">
      <w:pPr>
        <w:pStyle w:val="Heading6"/>
        <w:rPr/>
      </w:pPr>
      <w:bookmarkStart w:colFirst="0" w:colLast="0" w:name="_eivy46r2ll0l" w:id="247"/>
      <w:bookmarkEnd w:id="247"/>
      <w:r w:rsidDel="00000000" w:rsidR="00000000" w:rsidRPr="00000000">
        <w:rPr>
          <w:rtl w:val="0"/>
        </w:rPr>
        <w:t xml:space="preserve">TK, I believe </w:t>
      </w:r>
      <w:r w:rsidDel="00000000" w:rsidR="00000000" w:rsidRPr="00000000">
        <w:rPr>
          <w:rtl w:val="0"/>
        </w:rPr>
        <w:t xml:space="preserve">the soil key we found in the mountains may work here. It is still stored as a holid in the holo-watch. </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5"/>
        <w:rPr>
          <w:b w:val="1"/>
          <w:bCs w:val="1"/>
        </w:rPr>
      </w:pPr>
      <w:bookmarkStart w:colFirst="0" w:colLast="0" w:name="_fghgjgtrgk68" w:id="248"/>
      <w:bookmarkEnd w:id="248"/>
      <w:r w:rsidDel="00000000" w:rsidR="00000000" w:rsidRPr="00000000">
        <w:rPr>
          <w:rtl w:val="0"/>
        </w:rPr>
        <w:t xml:space="preserve">JASPER </w:t>
      </w:r>
      <w:r w:rsidDel="00000000" w:rsidR="00000000" w:rsidRPr="00000000">
        <w:rPr>
          <w:b w:val="1"/>
          <w:bCs w:val="1"/>
          <w:rtl w:val="0"/>
        </w:rPr>
        <w:t xml:space="preserve">[gameplay]</w:t>
      </w:r>
    </w:p>
    <w:p w:rsidR="00000000" w:rsidDel="00000000" w:rsidP="00000000" w:rsidRDefault="00000000" w:rsidRPr="00000000" w14:paraId="00000338">
      <w:pPr>
        <w:pStyle w:val="Heading6"/>
        <w:rPr/>
      </w:pPr>
      <w:bookmarkStart w:colFirst="0" w:colLast="0" w:name="_hsaxk8ff39z5" w:id="249"/>
      <w:bookmarkEnd w:id="249"/>
      <w:r w:rsidDel="00000000" w:rsidR="00000000" w:rsidRPr="00000000">
        <w:rPr>
          <w:rtl w:val="0"/>
        </w:rPr>
        <w:t xml:space="preserve">Solid</w:t>
      </w:r>
      <w:r w:rsidDel="00000000" w:rsidR="00000000" w:rsidRPr="00000000">
        <w:rPr>
          <w:rtl w:val="0"/>
        </w:rPr>
        <w:t xml:space="preserve"> holograms are a profound technology. They can interact with the world without… impacting it. </w:t>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b w:val="1"/>
          <w:bCs w:val="1"/>
          <w:rtl w:val="0"/>
        </w:rPr>
        <w:t xml:space="preserve">{Popup: “Mission: Forsaken Facility updated”}</w:t>
      </w:r>
    </w:p>
    <w:p w:rsidR="00000000" w:rsidDel="00000000" w:rsidP="00000000" w:rsidRDefault="00000000" w:rsidRPr="00000000" w14:paraId="0000033B">
      <w:pPr>
        <w:rPr>
          <w:b w:val="1"/>
          <w:bCs w:val="1"/>
        </w:rPr>
      </w:pPr>
      <w:r w:rsidDel="00000000" w:rsidR="00000000" w:rsidRPr="00000000">
        <w:rPr>
          <w:b w:val="1"/>
          <w:bCs w:val="1"/>
          <w:rtl w:val="0"/>
        </w:rPr>
        <w:t xml:space="preserve">{Quest Tracker: “Gain access to the facility”}</w:t>
      </w:r>
    </w:p>
    <w:p w:rsidR="00000000" w:rsidDel="00000000" w:rsidP="00000000" w:rsidRDefault="00000000" w:rsidRPr="00000000" w14:paraId="0000033C">
      <w:pPr>
        <w:rPr>
          <w:b w:val="1"/>
          <w:bCs w:val="1"/>
        </w:rPr>
      </w:pPr>
      <w:r w:rsidDel="00000000" w:rsidR="00000000" w:rsidRPr="00000000">
        <w:rPr>
          <w:b w:val="1"/>
          <w:bCs w:val="1"/>
          <w:rtl w:val="0"/>
        </w:rPr>
        <w:t xml:space="preserve">{Waypoint: Soil key panel}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5"/>
        <w:rPr>
          <w:b w:val="1"/>
          <w:bCs w:val="1"/>
        </w:rPr>
      </w:pPr>
      <w:bookmarkStart w:colFirst="0" w:colLast="0" w:name="_g5mj24lvdvcn" w:id="250"/>
      <w:bookmarkEnd w:id="250"/>
      <w:r w:rsidDel="00000000" w:rsidR="00000000" w:rsidRPr="00000000">
        <w:rPr>
          <w:rtl w:val="0"/>
        </w:rPr>
        <w:t xml:space="preserve">DANI </w:t>
      </w:r>
      <w:r w:rsidDel="00000000" w:rsidR="00000000" w:rsidRPr="00000000">
        <w:rPr>
          <w:b w:val="1"/>
          <w:bCs w:val="1"/>
          <w:rtl w:val="0"/>
        </w:rPr>
        <w:t xml:space="preserve">[conversation, in ear]</w:t>
      </w:r>
    </w:p>
    <w:p w:rsidR="00000000" w:rsidDel="00000000" w:rsidP="00000000" w:rsidRDefault="00000000" w:rsidRPr="00000000" w14:paraId="0000033F">
      <w:pPr>
        <w:pStyle w:val="Heading6"/>
        <w:rPr/>
      </w:pPr>
      <w:bookmarkStart w:colFirst="0" w:colLast="0" w:name="_k0sys46jn4o0" w:id="251"/>
      <w:bookmarkEnd w:id="251"/>
      <w:r w:rsidDel="00000000" w:rsidR="00000000" w:rsidRPr="00000000">
        <w:rPr>
          <w:rtl w:val="0"/>
        </w:rPr>
        <w:t xml:space="preserve">Also: I recommend referring Jasper to Captain Toppo for a medical review, TK.</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b w:val="1"/>
          <w:bCs w:val="1"/>
          <w:rtl w:val="0"/>
        </w:rPr>
        <w:t xml:space="preserve">{Input: Press [E/Action button] to activate the soil key panel}</w:t>
      </w:r>
      <w:r w:rsidDel="00000000" w:rsidR="00000000" w:rsidRPr="00000000">
        <w:rPr>
          <w:rtl w:val="0"/>
        </w:rPr>
      </w:r>
    </w:p>
    <w:bookmarkStart w:colFirst="0" w:colLast="0" w:name="4al5mqm7wgd4" w:id="252"/>
    <w:bookmarkEnd w:id="252"/>
    <w:p w:rsidR="00000000" w:rsidDel="00000000" w:rsidP="00000000" w:rsidRDefault="00000000" w:rsidRPr="00000000" w14:paraId="00000343">
      <w:pPr>
        <w:rPr>
          <w:b w:val="1"/>
          <w:bCs w:val="1"/>
        </w:rPr>
      </w:pPr>
      <w:r w:rsidDel="00000000" w:rsidR="00000000" w:rsidRPr="00000000">
        <w:rPr>
          <w:b w:val="1"/>
          <w:bCs w:val="1"/>
          <w:rtl w:val="0"/>
        </w:rPr>
        <w:t xml:space="preserve">{Mini Game: Soil Key}</w:t>
      </w:r>
    </w:p>
    <w:p w:rsidR="00000000" w:rsidDel="00000000" w:rsidP="00000000" w:rsidRDefault="00000000" w:rsidRPr="00000000" w14:paraId="00000344">
      <w:pPr>
        <w:rPr>
          <w:b w:val="1"/>
          <w:bCs w:val="1"/>
          <w:shd w:fill="cfe2f3" w:val="clear"/>
        </w:rPr>
      </w:pPr>
      <w:r w:rsidDel="00000000" w:rsidR="00000000" w:rsidRPr="00000000">
        <w:rPr>
          <w:b w:val="1"/>
          <w:bCs w:val="1"/>
          <w:shd w:fill="cfe2f3" w:val="clear"/>
          <w:rtl w:val="0"/>
        </w:rPr>
        <w:t xml:space="preserve">{Animation: Door slowly grinds open </w:t>
      </w:r>
      <w:r w:rsidDel="00000000" w:rsidR="00000000" w:rsidRPr="00000000">
        <w:rPr>
          <w:b w:val="1"/>
          <w:bCs w:val="1"/>
          <w:i w:val="1"/>
          <w:iCs w:val="1"/>
          <w:shd w:fill="cfe2f3" w:val="clear"/>
          <w:rtl w:val="0"/>
        </w:rPr>
        <w:t xml:space="preserve">[Note: automatic after soil key mini game]</w:t>
      </w:r>
      <w:r w:rsidDel="00000000" w:rsidR="00000000" w:rsidRPr="00000000">
        <w:rPr>
          <w:b w:val="1"/>
          <w:bCs w:val="1"/>
          <w:shd w:fill="cfe2f3" w:val="clear"/>
          <w:rtl w:val="0"/>
        </w:rPr>
        <w:t xml:space="preserve">}</w:t>
      </w:r>
    </w:p>
    <w:p w:rsidR="00000000" w:rsidDel="00000000" w:rsidP="00000000" w:rsidRDefault="00000000" w:rsidRPr="00000000" w14:paraId="00000345">
      <w:pPr>
        <w:rPr>
          <w:shd w:fill="b6d7a8" w:val="clear"/>
        </w:rPr>
      </w:pPr>
      <w:r w:rsidDel="00000000" w:rsidR="00000000" w:rsidRPr="00000000">
        <w:rPr>
          <w:b w:val="1"/>
          <w:bCs w:val="1"/>
          <w:shd w:fill="b6d7a8" w:val="clear"/>
          <w:rtl w:val="0"/>
        </w:rPr>
        <w:t xml:space="preserve">{Audio: Stone grinding, rumbling SFX play}</w:t>
      </w:r>
      <w:r w:rsidDel="00000000" w:rsidR="00000000" w:rsidRPr="00000000">
        <w:rPr>
          <w:rtl w:val="0"/>
        </w:rPr>
      </w:r>
    </w:p>
    <w:p w:rsidR="00000000" w:rsidDel="00000000" w:rsidP="00000000" w:rsidRDefault="00000000" w:rsidRPr="00000000" w14:paraId="00000346">
      <w:pPr>
        <w:pStyle w:val="Heading2"/>
        <w:rPr/>
      </w:pPr>
      <w:bookmarkStart w:colFirst="0" w:colLast="0" w:name="_n6v2ursl5jwu" w:id="253"/>
      <w:bookmarkEnd w:id="253"/>
      <w:r w:rsidDel="00000000" w:rsidR="00000000" w:rsidRPr="00000000">
        <w:rPr>
          <w:rtl w:val="0"/>
        </w:rPr>
        <w:t xml:space="preserve">Task 2.2 - Explore the Alien Facility</w:t>
      </w:r>
    </w:p>
    <w:p w:rsidR="00000000" w:rsidDel="00000000" w:rsidP="00000000" w:rsidRDefault="00000000" w:rsidRPr="00000000" w14:paraId="00000347">
      <w:pPr>
        <w:rPr>
          <w:b w:val="1"/>
          <w:bCs w:val="1"/>
        </w:rPr>
      </w:pPr>
      <w:r w:rsidDel="00000000" w:rsidR="00000000" w:rsidRPr="00000000">
        <w:rPr>
          <w:rtl w:val="0"/>
        </w:rPr>
      </w:r>
    </w:p>
    <w:bookmarkStart w:colFirst="0" w:colLast="0" w:name="kix.9nqqzboai49s" w:id="254"/>
    <w:bookmarkEnd w:id="254"/>
    <w:p w:rsidR="00000000" w:rsidDel="00000000" w:rsidP="00000000" w:rsidRDefault="00000000" w:rsidRPr="00000000" w14:paraId="00000348">
      <w:pP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Entry into the Ruins: </w:t>
      </w:r>
      <w:r w:rsidDel="00000000" w:rsidR="00000000" w:rsidRPr="00000000">
        <w:rPr>
          <w:rtl w:val="0"/>
        </w:rPr>
      </w:r>
    </w:p>
    <w:p w:rsidR="00000000" w:rsidDel="00000000" w:rsidP="00000000" w:rsidRDefault="00000000" w:rsidRPr="00000000" w14:paraId="00000349">
      <w:pPr>
        <w:pStyle w:val="Heading5"/>
        <w:rPr>
          <w:b w:val="1"/>
          <w:bCs w:val="1"/>
        </w:rPr>
      </w:pPr>
      <w:bookmarkStart w:colFirst="0" w:colLast="0" w:name="_1um4nickteog" w:id="255"/>
      <w:bookmarkEnd w:id="255"/>
      <w:r w:rsidDel="00000000" w:rsidR="00000000" w:rsidRPr="00000000">
        <w:rPr>
          <w:rtl w:val="0"/>
        </w:rPr>
        <w:t xml:space="preserve">TERA </w:t>
      </w:r>
      <w:r w:rsidDel="00000000" w:rsidR="00000000" w:rsidRPr="00000000">
        <w:rPr>
          <w:b w:val="1"/>
          <w:bCs w:val="1"/>
          <w:rtl w:val="0"/>
        </w:rPr>
        <w:t xml:space="preserve">[conversation,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34A">
      <w:pPr>
        <w:pStyle w:val="Heading6"/>
        <w:rPr/>
      </w:pPr>
      <w:bookmarkStart w:colFirst="0" w:colLast="0" w:name="_d5vj5y4nzw5l" w:id="256"/>
      <w:bookmarkEnd w:id="256"/>
      <w:r w:rsidDel="00000000" w:rsidR="00000000" w:rsidRPr="00000000">
        <w:rPr>
          <w:rtl w:val="0"/>
        </w:rPr>
        <w:t xml:space="preserve">Anyone mind if I start streaming? No? Good!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{Animation: Tera waves her hand, and her filming drone beeps, beginning recording. She turns to the camera, suddenly in full presenter mode with an enormous smile.}</w:t>
      </w:r>
    </w:p>
    <w:p w:rsidR="00000000" w:rsidDel="00000000" w:rsidP="00000000" w:rsidRDefault="00000000" w:rsidRPr="00000000" w14:paraId="0000034D">
      <w:pPr>
        <w:rPr>
          <w:b w:val="1"/>
          <w:bCs w:val="1"/>
        </w:rPr>
      </w:pPr>
      <w:r w:rsidDel="00000000" w:rsidR="00000000" w:rsidRPr="00000000">
        <w:rPr>
          <w:b w:val="1"/>
          <w:bCs w:val="1"/>
          <w:rtl w:val="0"/>
        </w:rPr>
        <w:t xml:space="preserve">{Audio: Camera drone beep SFX plays}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5"/>
        <w:rPr>
          <w:b w:val="1"/>
          <w:bCs w:val="1"/>
        </w:rPr>
      </w:pPr>
      <w:bookmarkStart w:colFirst="0" w:colLast="0" w:name="_2nlstiyoa6e" w:id="257"/>
      <w:bookmarkEnd w:id="257"/>
      <w:r w:rsidDel="00000000" w:rsidR="00000000" w:rsidRPr="00000000">
        <w:rPr>
          <w:rtl w:val="0"/>
        </w:rPr>
        <w:t xml:space="preserve">TERA </w:t>
      </w:r>
      <w:r w:rsidDel="00000000" w:rsidR="00000000" w:rsidRPr="00000000">
        <w:rPr>
          <w:b w:val="1"/>
          <w:bCs w:val="1"/>
          <w:rtl w:val="0"/>
        </w:rPr>
        <w:t xml:space="preserve">[conversation,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350">
      <w:pPr>
        <w:pStyle w:val="Heading6"/>
        <w:rPr/>
      </w:pPr>
      <w:bookmarkStart w:colFirst="0" w:colLast="0" w:name="_c69uydbjxfry" w:id="258"/>
      <w:bookmarkEnd w:id="258"/>
      <w:r w:rsidDel="00000000" w:rsidR="00000000" w:rsidRPr="00000000">
        <w:rPr>
          <w:i w:val="0"/>
          <w:iCs w:val="0"/>
          <w:rtl w:val="0"/>
        </w:rPr>
        <w:t xml:space="preserve">(brightly, to her audience) </w:t>
      </w:r>
      <w:r w:rsidDel="00000000" w:rsidR="00000000" w:rsidRPr="00000000">
        <w:rPr>
          <w:rtl w:val="0"/>
        </w:rPr>
        <w:t xml:space="preserve">Welcome, everyone, to Survival Planet: Alien Edition! We’re about to plunge into the heart of an alien ruin. Yes, you heard me right: </w:t>
      </w:r>
      <w:r w:rsidDel="00000000" w:rsidR="00000000" w:rsidRPr="00000000">
        <w:rPr>
          <w:i w:val="1"/>
          <w:iCs w:val="1"/>
          <w:rtl w:val="0"/>
        </w:rPr>
        <w:t xml:space="preserve">confirmed</w:t>
      </w:r>
      <w:r w:rsidDel="00000000" w:rsidR="00000000" w:rsidRPr="00000000">
        <w:rPr>
          <w:rtl w:val="0"/>
        </w:rPr>
        <w:t xml:space="preserve"> extraterrestrial life! Will we survive?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{Animation: The group begins to enter the ruins and a few pieces crumble and fall from the ceiling}</w:t>
      </w:r>
    </w:p>
    <w:p w:rsidR="00000000" w:rsidDel="00000000" w:rsidP="00000000" w:rsidRDefault="00000000" w:rsidRPr="00000000" w14:paraId="00000353">
      <w:pPr>
        <w:rPr>
          <w:b w:val="1"/>
          <w:bCs w:val="1"/>
        </w:rPr>
      </w:pPr>
      <w:r w:rsidDel="00000000" w:rsidR="00000000" w:rsidRPr="00000000">
        <w:rPr>
          <w:b w:val="1"/>
          <w:bCs w:val="1"/>
          <w:rtl w:val="0"/>
        </w:rPr>
        <w:t xml:space="preserve">{Audio: Footsteps and crumbling rocks SFX play in time with the animations}</w:t>
      </w:r>
    </w:p>
    <w:p w:rsidR="00000000" w:rsidDel="00000000" w:rsidP="00000000" w:rsidRDefault="00000000" w:rsidRPr="00000000" w14:paraId="00000354">
      <w:pPr>
        <w:rPr/>
      </w:pPr>
      <w:r w:rsidDel="00000000" w:rsidR="00000000" w:rsidRPr="00000000">
        <w:rPr>
          <w:rtl w:val="0"/>
        </w:rPr>
        <w:t xml:space="preserve">Player walks into the ruins with the rest of the group</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5"/>
        <w:rPr>
          <w:b w:val="1"/>
          <w:bCs w:val="1"/>
        </w:rPr>
      </w:pPr>
      <w:bookmarkStart w:colFirst="0" w:colLast="0" w:name="_63il1o6s8nvy" w:id="259"/>
      <w:bookmarkEnd w:id="259"/>
      <w:r w:rsidDel="00000000" w:rsidR="00000000" w:rsidRPr="00000000">
        <w:rPr>
          <w:rtl w:val="0"/>
        </w:rPr>
        <w:t xml:space="preserve">TERA </w:t>
      </w:r>
      <w:r w:rsidDel="00000000" w:rsidR="00000000" w:rsidRPr="00000000">
        <w:rPr>
          <w:b w:val="1"/>
          <w:bCs w:val="1"/>
          <w:rtl w:val="0"/>
        </w:rPr>
        <w:t xml:space="preserve">[conversation,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357">
      <w:pPr>
        <w:pStyle w:val="Heading6"/>
        <w:rPr/>
      </w:pPr>
      <w:bookmarkStart w:colFirst="0" w:colLast="0" w:name="_llc0a242k9ku" w:id="260"/>
      <w:bookmarkEnd w:id="260"/>
      <w:r w:rsidDel="00000000" w:rsidR="00000000" w:rsidRPr="00000000">
        <w:rPr>
          <w:rtl w:val="0"/>
        </w:rPr>
        <w:t xml:space="preserve">Survival tip #1: abandoned structures are a double-edged sword. They might contain useful discarded items, but they can be in bad repair and may collapse!</w:t>
      </w:r>
    </w:p>
    <w:p w:rsidR="00000000" w:rsidDel="00000000" w:rsidP="00000000" w:rsidRDefault="00000000" w:rsidRPr="00000000" w14:paraId="00000358">
      <w:pPr>
        <w:rPr>
          <w:shd w:fill="6fa8dc" w:val="clea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Player enters the foyer of alien ruins.</w:t>
      </w:r>
    </w:p>
    <w:p w:rsidR="00000000" w:rsidDel="00000000" w:rsidP="00000000" w:rsidRDefault="00000000" w:rsidRPr="00000000" w14:paraId="0000035A">
      <w:pPr>
        <w:rPr>
          <w:b w:val="1"/>
          <w:bCs w:val="1"/>
          <w:shd w:fill="b6d7a8" w:val="clear"/>
        </w:rPr>
      </w:pPr>
      <w:r w:rsidDel="00000000" w:rsidR="00000000" w:rsidRPr="00000000">
        <w:rPr>
          <w:b w:val="1"/>
          <w:bCs w:val="1"/>
          <w:shd w:fill="b6d7a8" w:val="clear"/>
          <w:rtl w:val="0"/>
        </w:rPr>
        <w:t xml:space="preserve">{Audio: Tera’s Garden (Exploration) BGM crossfades into Tera’s Garden (Ruin) BGM}</w:t>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INT. ALIEN RUINS ENTRYWAY</w:t>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ind w:left="720" w:firstLine="0"/>
        <w:rPr>
          <w:highlight w:val="yellow"/>
        </w:rPr>
      </w:pPr>
      <w:r w:rsidDel="00000000" w:rsidR="00000000" w:rsidRPr="00000000">
        <w:rPr>
          <w:rtl w:val="0"/>
        </w:rPr>
        <w:t xml:space="preserve">The small square room, approximately 5 meters each side, is hushed and dark. The otherwise smooth walls are etched with a thick, circuit-board like pattern that travels up the walls into a darkness and unknown, unseen height above. </w:t>
      </w:r>
      <w:r w:rsidDel="00000000" w:rsidR="00000000" w:rsidRPr="00000000">
        <w:rPr>
          <w:highlight w:val="yellow"/>
          <w:rtl w:val="0"/>
        </w:rPr>
        <w:t xml:space="preserve">A series of runes similar to those seen in other alien structures is set into the side wall.</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ind w:left="720" w:firstLine="0"/>
        <w:rPr>
          <w:b w:val="1"/>
          <w:bCs w:val="1"/>
          <w:shd w:fill="fff2cc" w:val="clear"/>
        </w:rPr>
      </w:pPr>
      <w:r w:rsidDel="00000000" w:rsidR="00000000" w:rsidRPr="00000000">
        <w:rPr>
          <w:b w:val="1"/>
          <w:bCs w:val="1"/>
          <w:shd w:fill="fff2cc" w:val="clear"/>
          <w:rtl w:val="0"/>
        </w:rPr>
        <w:t xml:space="preserve">{Animation: The door grinds shut once everyone has entered}</w:t>
      </w:r>
    </w:p>
    <w:p w:rsidR="00000000" w:rsidDel="00000000" w:rsidP="00000000" w:rsidRDefault="00000000" w:rsidRPr="00000000" w14:paraId="00000362">
      <w:pPr>
        <w:ind w:left="720" w:firstLine="0"/>
        <w:rPr>
          <w:b w:val="1"/>
          <w:bCs w:val="1"/>
          <w:shd w:fill="b6d7a8" w:val="clear"/>
        </w:rPr>
      </w:pPr>
      <w:r w:rsidDel="00000000" w:rsidR="00000000" w:rsidRPr="00000000">
        <w:rPr>
          <w:b w:val="1"/>
          <w:bCs w:val="1"/>
          <w:shd w:fill="b6d7a8" w:val="clear"/>
          <w:rtl w:val="0"/>
        </w:rPr>
        <w:t xml:space="preserve">{Audio: Metal/stone grinding SFX play}</w:t>
      </w:r>
    </w:p>
    <w:p w:rsidR="00000000" w:rsidDel="00000000" w:rsidP="00000000" w:rsidRDefault="00000000" w:rsidRPr="00000000" w14:paraId="00000363">
      <w:pPr>
        <w:rPr>
          <w:b w:val="1"/>
          <w:bCs w:val="1"/>
        </w:rPr>
      </w:pPr>
      <w:r w:rsidDel="00000000" w:rsidR="00000000" w:rsidRPr="00000000">
        <w:rPr>
          <w:rtl w:val="0"/>
        </w:rPr>
      </w:r>
    </w:p>
    <w:bookmarkStart w:colFirst="0" w:colLast="0" w:name="kix.hoq1h25bppir" w:id="261"/>
    <w:bookmarkEnd w:id="261"/>
    <w:p w:rsidR="00000000" w:rsidDel="00000000" w:rsidP="00000000" w:rsidRDefault="00000000" w:rsidRPr="00000000" w14:paraId="00000364">
      <w:pPr>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p>
    <w:p w:rsidR="00000000" w:rsidDel="00000000" w:rsidP="00000000" w:rsidRDefault="00000000" w:rsidRPr="00000000" w14:paraId="00000365">
      <w:pPr>
        <w:rPr>
          <w:b w:val="1"/>
          <w:bCs w:val="1"/>
          <w:shd w:fill="ea9999" w:val="clear"/>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{Popup: “Mission: Forsaken Facility updated”}</w:t>
      </w:r>
    </w:p>
    <w:p w:rsidR="00000000" w:rsidDel="00000000" w:rsidP="00000000" w:rsidRDefault="00000000" w:rsidRPr="00000000" w14:paraId="00000368">
      <w:pPr>
        <w:rPr>
          <w:b w:val="1"/>
          <w:bCs w:val="1"/>
        </w:rPr>
      </w:pPr>
      <w:r w:rsidDel="00000000" w:rsidR="00000000" w:rsidRPr="00000000">
        <w:rPr>
          <w:b w:val="1"/>
          <w:bCs w:val="1"/>
          <w:rtl w:val="0"/>
        </w:rPr>
        <w:t xml:space="preserve">{Quest Tracker: “Examine the wall”}</w:t>
      </w:r>
    </w:p>
    <w:p w:rsidR="00000000" w:rsidDel="00000000" w:rsidP="00000000" w:rsidRDefault="00000000" w:rsidRPr="00000000" w14:paraId="00000369">
      <w:pPr>
        <w:rPr>
          <w:b w:val="1"/>
          <w:bCs w:val="1"/>
        </w:rPr>
      </w:pPr>
      <w:r w:rsidDel="00000000" w:rsidR="00000000" w:rsidRPr="00000000">
        <w:rPr>
          <w:b w:val="1"/>
          <w:bCs w:val="1"/>
          <w:rtl w:val="0"/>
        </w:rPr>
        <w:t xml:space="preserve">{Waypoint: Glyph}</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bookmarkStart w:colFirst="0" w:colLast="0" w:name="1kqrb5fka18t" w:id="262"/>
    <w:bookmarkEnd w:id="262"/>
    <w:p w:rsidR="00000000" w:rsidDel="00000000" w:rsidP="00000000" w:rsidRDefault="00000000" w:rsidRPr="00000000" w14:paraId="0000036B">
      <w:pPr>
        <w:rPr/>
      </w:pPr>
      <w:r w:rsidDel="00000000" w:rsidR="00000000" w:rsidRPr="00000000">
        <w:rPr>
          <w:rtl w:val="0"/>
        </w:rPr>
        <w:t xml:space="preserve">Player approaches the alien</w:t>
      </w:r>
      <w:r w:rsidDel="00000000" w:rsidR="00000000" w:rsidRPr="00000000">
        <w:rPr>
          <w:rtl w:val="0"/>
        </w:rPr>
        <w:t xml:space="preserve"> glyph</w:t>
      </w:r>
      <w:r w:rsidDel="00000000" w:rsidR="00000000" w:rsidRPr="00000000">
        <w:rPr>
          <w:rtl w:val="0"/>
        </w:rPr>
        <w:t xml:space="preserve"> for the ruins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6C">
      <w:pPr>
        <w:rPr>
          <w:b w:val="1"/>
          <w:bCs w:val="1"/>
          <w:highlight w:val="yellow"/>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780"/>
        <w:gridCol w:w="780"/>
        <w:gridCol w:w="780"/>
        <w:gridCol w:w="780"/>
        <w:gridCol w:w="780"/>
        <w:gridCol w:w="780"/>
        <w:tblGridChange w:id="0">
          <w:tblGrid>
            <w:gridCol w:w="1560"/>
            <w:gridCol w:w="1560"/>
            <w:gridCol w:w="1560"/>
            <w:gridCol w:w="780"/>
            <w:gridCol w:w="780"/>
            <w:gridCol w:w="780"/>
            <w:gridCol w:w="780"/>
            <w:gridCol w:w="780"/>
            <w:gridCol w:w="780"/>
          </w:tblGrid>
        </w:tblGridChange>
      </w:tblGrid>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b w:val="1"/>
                <w:bCs w:val="1"/>
              </w:rPr>
            </w:pPr>
            <w:r w:rsidDel="00000000" w:rsidR="00000000" w:rsidRPr="00000000">
              <w:rPr>
                <w:b w:val="1"/>
                <w:bCs w:val="1"/>
                <w:rtl w:val="0"/>
              </w:rPr>
              <w:t xml:space="preserve">GLYPH FEEDBACK: DISSOLVED PARTICLES</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b w:val="1"/>
                <w:bCs w:val="1"/>
              </w:rPr>
            </w:pPr>
            <w:r w:rsidDel="00000000" w:rsidR="00000000" w:rsidRPr="00000000">
              <w:rPr>
                <w:rtl w:val="0"/>
              </w:rPr>
              <w:t xml:space="preserve">NO PLAYER INTERACTION</w:t>
            </w:r>
            <w:r w:rsidDel="00000000" w:rsidR="00000000" w:rsidRPr="00000000">
              <w:rPr>
                <w:rtl w:val="0"/>
              </w:rPr>
            </w:r>
          </w:p>
        </w:tc>
      </w:tr>
      <w:tr>
        <w:trPr>
          <w:cantSplit w:val="0"/>
          <w:trHeight w:val="297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b w:val="1"/>
                <w:bCs w:val="1"/>
              </w:rPr>
            </w:pPr>
            <w:r w:rsidDel="00000000" w:rsidR="00000000" w:rsidRPr="00000000">
              <w:rPr>
                <w:b w:val="1"/>
                <w:bCs w:val="1"/>
                <w:rtl w:val="0"/>
              </w:rPr>
              <w:t xml:space="preserve">{If player doesn’t interact with objects around the room in 30 seconds…}</w:t>
            </w:r>
          </w:p>
          <w:p w:rsidR="00000000" w:rsidDel="00000000" w:rsidP="00000000" w:rsidRDefault="00000000" w:rsidRPr="00000000" w14:paraId="00000380">
            <w:pPr>
              <w:widowControl w:val="0"/>
              <w:spacing w:line="240" w:lineRule="auto"/>
              <w:rPr/>
            </w:pPr>
            <w:r w:rsidDel="00000000" w:rsidR="00000000" w:rsidRPr="00000000">
              <w:rPr>
                <w:rtl w:val="0"/>
              </w:rPr>
            </w:r>
          </w:p>
          <w:p w:rsidR="00000000" w:rsidDel="00000000" w:rsidP="00000000" w:rsidRDefault="00000000" w:rsidRPr="00000000" w14:paraId="00000381">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382">
            <w:pPr>
              <w:widowControl w:val="0"/>
              <w:spacing w:line="240" w:lineRule="auto"/>
              <w:rPr/>
            </w:pPr>
            <w:r w:rsidDel="00000000" w:rsidR="00000000" w:rsidRPr="00000000">
              <w:rPr>
                <w:i w:val="1"/>
                <w:iCs w:val="1"/>
                <w:rtl w:val="0"/>
              </w:rPr>
              <w:t xml:space="preserve">The stone tablets on the ground appear as if they can be moved.</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bCs w:val="1"/>
              </w:rPr>
            </w:pPr>
            <w:r w:rsidDel="00000000" w:rsidR="00000000" w:rsidRPr="00000000">
              <w:rPr>
                <w:b w:val="1"/>
                <w:bCs w:val="1"/>
                <w:rtl w:val="0"/>
              </w:rPr>
              <w:t xml:space="preserve">{If player doesn’t interact with objects around the room in 60 seconds…}</w:t>
            </w:r>
          </w:p>
          <w:p w:rsidR="00000000" w:rsidDel="00000000" w:rsidP="00000000" w:rsidRDefault="00000000" w:rsidRPr="00000000" w14:paraId="00000385">
            <w:pPr>
              <w:widowControl w:val="0"/>
              <w:spacing w:line="240" w:lineRule="auto"/>
              <w:rPr/>
            </w:pPr>
            <w:r w:rsidDel="00000000" w:rsidR="00000000" w:rsidRPr="00000000">
              <w:rPr>
                <w:rtl w:val="0"/>
              </w:rPr>
            </w:r>
          </w:p>
          <w:p w:rsidR="00000000" w:rsidDel="00000000" w:rsidP="00000000" w:rsidRDefault="00000000" w:rsidRPr="00000000" w14:paraId="00000386">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387">
            <w:pPr>
              <w:widowControl w:val="0"/>
              <w:spacing w:line="240" w:lineRule="auto"/>
              <w:rPr>
                <w:i w:val="1"/>
                <w:iCs w:val="1"/>
              </w:rPr>
            </w:pPr>
            <w:r w:rsidDel="00000000" w:rsidR="00000000" w:rsidRPr="00000000">
              <w:rPr>
                <w:i w:val="1"/>
                <w:iCs w:val="1"/>
                <w:rtl w:val="0"/>
              </w:rPr>
              <w:t xml:space="preserve">I calculate a high probability that the tablets on the ground correspond to the images on the right side of the </w:t>
            </w:r>
            <w:r w:rsidDel="00000000" w:rsidR="00000000" w:rsidRPr="00000000">
              <w:rPr>
                <w:i w:val="1"/>
                <w:iCs w:val="1"/>
                <w:rtl w:val="0"/>
              </w:rPr>
              <w:t xml:space="preserve">wall</w:t>
            </w:r>
            <w:r w:rsidDel="00000000" w:rsidR="00000000" w:rsidRPr="00000000">
              <w:rPr>
                <w:i w:val="1"/>
                <w:iCs w:val="1"/>
                <w:rtl w:val="0"/>
              </w:rPr>
              <w:t xml:space="preserv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b w:val="1"/>
                <w:bCs w:val="1"/>
              </w:rPr>
            </w:pPr>
            <w:r w:rsidDel="00000000" w:rsidR="00000000" w:rsidRPr="00000000">
              <w:rPr>
                <w:b w:val="1"/>
                <w:bCs w:val="1"/>
                <w:rtl w:val="0"/>
              </w:rPr>
              <w:t xml:space="preserve">{If player doesn’t interact with objects around the room in 90 seconds…}</w:t>
            </w:r>
          </w:p>
          <w:p w:rsidR="00000000" w:rsidDel="00000000" w:rsidP="00000000" w:rsidRDefault="00000000" w:rsidRPr="00000000" w14:paraId="0000038B">
            <w:pPr>
              <w:widowControl w:val="0"/>
              <w:spacing w:line="240" w:lineRule="auto"/>
              <w:rPr/>
            </w:pPr>
            <w:r w:rsidDel="00000000" w:rsidR="00000000" w:rsidRPr="00000000">
              <w:rPr>
                <w:rtl w:val="0"/>
              </w:rPr>
            </w:r>
          </w:p>
          <w:p w:rsidR="00000000" w:rsidDel="00000000" w:rsidP="00000000" w:rsidRDefault="00000000" w:rsidRPr="00000000" w14:paraId="0000038C">
            <w:pPr>
              <w:widowControl w:val="0"/>
              <w:spacing w:line="240" w:lineRule="auto"/>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38D">
            <w:pPr>
              <w:widowControl w:val="0"/>
              <w:spacing w:line="240" w:lineRule="auto"/>
              <w:rPr>
                <w:i w:val="1"/>
                <w:iCs w:val="1"/>
              </w:rPr>
            </w:pPr>
            <w:r w:rsidDel="00000000" w:rsidR="00000000" w:rsidRPr="00000000">
              <w:rPr>
                <w:i w:val="1"/>
                <w:iCs w:val="1"/>
                <w:rtl w:val="0"/>
              </w:rPr>
              <w:t xml:space="preserve">TK, I recommend moving one of the tablets on the ground to the wall below one of the images.</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91">
            <w:pPr>
              <w:rPr>
                <w:b w:val="1"/>
                <w:bCs w:val="1"/>
              </w:rPr>
            </w:pPr>
            <w:r w:rsidDel="00000000" w:rsidR="00000000" w:rsidRPr="00000000">
              <w:rPr>
                <w:rtl w:val="0"/>
              </w:rPr>
              <w:t xml:space="preserve">AFTER ALL 4 PANELS CONTAIN A PIECE (“check” automatically happens one piece at a time)</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A">
            <w:pPr>
              <w:rPr>
                <w:b w:val="1"/>
                <w:bCs w:val="1"/>
              </w:rPr>
            </w:pPr>
            <w:r w:rsidDel="00000000" w:rsidR="00000000" w:rsidRPr="00000000">
              <w:rPr>
                <w:b w:val="1"/>
                <w:bCs w:val="1"/>
                <w:rtl w:val="0"/>
              </w:rPr>
              <w:t xml:space="preserve">{If a piece is in the correct panel…} </w:t>
            </w:r>
          </w:p>
          <w:p w:rsidR="00000000" w:rsidDel="00000000" w:rsidP="00000000" w:rsidRDefault="00000000" w:rsidRPr="00000000" w14:paraId="0000039B">
            <w:pPr>
              <w:rPr>
                <w:b w:val="1"/>
                <w:bCs w:val="1"/>
              </w:rPr>
            </w:pPr>
            <w:r w:rsidDel="00000000" w:rsidR="00000000" w:rsidRPr="00000000">
              <w:rPr>
                <w:rtl w:val="0"/>
              </w:rPr>
            </w:r>
          </w:p>
          <w:p w:rsidR="00000000" w:rsidDel="00000000" w:rsidP="00000000" w:rsidRDefault="00000000" w:rsidRPr="00000000" w14:paraId="0000039C">
            <w:pPr>
              <w:rPr>
                <w:b w:val="1"/>
                <w:bCs w:val="1"/>
                <w:shd w:fill="fff2cc" w:val="clear"/>
              </w:rPr>
            </w:pPr>
            <w:r w:rsidDel="00000000" w:rsidR="00000000" w:rsidRPr="00000000">
              <w:rPr>
                <w:b w:val="1"/>
                <w:bCs w:val="1"/>
                <w:shd w:fill="fff2cc" w:val="clear"/>
                <w:rtl w:val="0"/>
              </w:rPr>
              <w:t xml:space="preserve">{Animation: panel lights up}</w:t>
            </w:r>
          </w:p>
          <w:p w:rsidR="00000000" w:rsidDel="00000000" w:rsidP="00000000" w:rsidRDefault="00000000" w:rsidRPr="00000000" w14:paraId="0000039D">
            <w:pPr>
              <w:rPr>
                <w:b w:val="1"/>
                <w:bCs w:val="1"/>
                <w:shd w:fill="b6d7a8" w:val="clear"/>
              </w:rPr>
            </w:pPr>
            <w:r w:rsidDel="00000000" w:rsidR="00000000" w:rsidRPr="00000000">
              <w:rPr>
                <w:b w:val="1"/>
                <w:bCs w:val="1"/>
                <w:shd w:fill="b6d7a8" w:val="clear"/>
                <w:rtl w:val="0"/>
              </w:rPr>
              <w:t xml:space="preserve">{Audio: positive sound plays}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A0">
            <w:pPr>
              <w:rPr>
                <w:b w:val="1"/>
                <w:bCs w:val="1"/>
              </w:rPr>
            </w:pPr>
            <w:r w:rsidDel="00000000" w:rsidR="00000000" w:rsidRPr="00000000">
              <w:rPr>
                <w:b w:val="1"/>
                <w:bCs w:val="1"/>
                <w:rtl w:val="0"/>
              </w:rPr>
              <w:t xml:space="preserve">{If a piece is in the incorrect panel…} </w:t>
            </w:r>
          </w:p>
          <w:p w:rsidR="00000000" w:rsidDel="00000000" w:rsidP="00000000" w:rsidRDefault="00000000" w:rsidRPr="00000000" w14:paraId="000003A1">
            <w:pPr>
              <w:rPr>
                <w:b w:val="1"/>
                <w:bCs w:val="1"/>
              </w:rPr>
            </w:pPr>
            <w:r w:rsidDel="00000000" w:rsidR="00000000" w:rsidRPr="00000000">
              <w:rPr>
                <w:rtl w:val="0"/>
              </w:rPr>
            </w:r>
          </w:p>
          <w:p w:rsidR="00000000" w:rsidDel="00000000" w:rsidP="00000000" w:rsidRDefault="00000000" w:rsidRPr="00000000" w14:paraId="000003A2">
            <w:pPr>
              <w:rPr>
                <w:b w:val="1"/>
                <w:bCs w:val="1"/>
                <w:shd w:fill="b6d7a8" w:val="clear"/>
              </w:rPr>
            </w:pPr>
            <w:r w:rsidDel="00000000" w:rsidR="00000000" w:rsidRPr="00000000">
              <w:rPr>
                <w:b w:val="1"/>
                <w:bCs w:val="1"/>
                <w:shd w:fill="b6d7a8" w:val="clear"/>
                <w:rtl w:val="0"/>
              </w:rPr>
              <w:t xml:space="preserve">{Audio: negative sound plays}</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FIRST ATTEMPT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1">
            <w:pPr>
              <w:rPr>
                <w:b w:val="1"/>
                <w:bCs w:val="1"/>
              </w:rPr>
            </w:pPr>
            <w:r w:rsidDel="00000000" w:rsidR="00000000" w:rsidRPr="00000000">
              <w:rPr>
                <w:b w:val="1"/>
                <w:bCs w:val="1"/>
                <w:rtl w:val="0"/>
              </w:rPr>
              <w:t xml:space="preserve">{If player got 1-2 pieces incorrect on the first try…}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3B4">
            <w:pPr>
              <w:rPr>
                <w:i w:val="1"/>
                <w:iCs w:val="1"/>
              </w:rPr>
            </w:pPr>
            <w:r w:rsidDel="00000000" w:rsidR="00000000" w:rsidRPr="00000000">
              <w:rPr>
                <w:i w:val="1"/>
                <w:iCs w:val="1"/>
                <w:rtl w:val="0"/>
              </w:rPr>
              <w:t xml:space="preserve">This appears to be close to the solution, TK. Please continue trying.</w:t>
            </w:r>
          </w:p>
          <w:p w:rsidR="00000000" w:rsidDel="00000000" w:rsidP="00000000" w:rsidRDefault="00000000" w:rsidRPr="00000000" w14:paraId="000003B5">
            <w:pPr>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B8">
            <w:pPr>
              <w:rPr>
                <w:b w:val="1"/>
                <w:bCs w:val="1"/>
              </w:rPr>
            </w:pPr>
            <w:r w:rsidDel="00000000" w:rsidR="00000000" w:rsidRPr="00000000">
              <w:rPr>
                <w:b w:val="1"/>
                <w:bCs w:val="1"/>
                <w:rtl w:val="0"/>
              </w:rPr>
              <w:t xml:space="preserve">{If player got 3-4 pieces incorrect on the first try…}</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3BB">
            <w:pPr>
              <w:jc w:val="center"/>
              <w:rPr>
                <w:i w:val="1"/>
                <w:iCs w:val="1"/>
              </w:rPr>
            </w:pPr>
            <w:r w:rsidDel="00000000" w:rsidR="00000000" w:rsidRPr="00000000">
              <w:rPr>
                <w:i w:val="1"/>
                <w:iCs w:val="1"/>
                <w:rtl w:val="0"/>
              </w:rPr>
              <w:t xml:space="preserve">I believe the pieces are intended to be ordered in a specific way. Keep trying.</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SECOND ATTEMPT</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CA">
            <w:pPr>
              <w:rPr>
                <w:b w:val="1"/>
                <w:bCs w:val="1"/>
              </w:rPr>
            </w:pPr>
            <w:r w:rsidDel="00000000" w:rsidR="00000000" w:rsidRPr="00000000">
              <w:rPr>
                <w:b w:val="1"/>
                <w:bCs w:val="1"/>
                <w:rtl w:val="0"/>
              </w:rPr>
              <w:t xml:space="preserve">{If player got 1-4 pieces incorrect on the second try…}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3CD">
            <w:pPr>
              <w:pStyle w:val="Heading6"/>
              <w:ind w:left="2070" w:right="2040" w:firstLine="0"/>
              <w:rPr/>
            </w:pPr>
            <w:bookmarkStart w:colFirst="0" w:colLast="0" w:name="_e7g1a7m8tkb5" w:id="263"/>
            <w:bookmarkEnd w:id="263"/>
            <w:r w:rsidDel="00000000" w:rsidR="00000000" w:rsidRPr="00000000">
              <w:rPr>
                <w:rtl w:val="0"/>
              </w:rPr>
              <w:t xml:space="preserve">The circular images appear to represent a closer view of the water and particles in it. I believe this is how the water might appear under a microscope.</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THIRD ATTEMPT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F">
            <w:pPr>
              <w:rPr>
                <w:b w:val="1"/>
                <w:bCs w:val="1"/>
              </w:rPr>
            </w:pPr>
            <w:r w:rsidDel="00000000" w:rsidR="00000000" w:rsidRPr="00000000">
              <w:rPr>
                <w:b w:val="1"/>
                <w:bCs w:val="1"/>
                <w:rtl w:val="0"/>
              </w:rPr>
              <w:t xml:space="preserve">{If player got 1-2 pieces incorrect on the third try…}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3E2">
            <w:pPr>
              <w:rPr>
                <w:i w:val="1"/>
                <w:iCs w:val="1"/>
              </w:rPr>
            </w:pPr>
            <w:r w:rsidDel="00000000" w:rsidR="00000000" w:rsidRPr="00000000">
              <w:rPr>
                <w:i w:val="1"/>
                <w:iCs w:val="1"/>
                <w:rtl w:val="0"/>
              </w:rPr>
              <w:t xml:space="preserve">I believe that was close to the correct order, TK. Keep trying. </w:t>
            </w:r>
          </w:p>
          <w:p w:rsidR="00000000" w:rsidDel="00000000" w:rsidP="00000000" w:rsidRDefault="00000000" w:rsidRPr="00000000" w14:paraId="000003E3">
            <w:pPr>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E6">
            <w:pPr>
              <w:rPr>
                <w:b w:val="1"/>
                <w:bCs w:val="1"/>
              </w:rPr>
            </w:pPr>
            <w:r w:rsidDel="00000000" w:rsidR="00000000" w:rsidRPr="00000000">
              <w:rPr>
                <w:b w:val="1"/>
                <w:bCs w:val="1"/>
                <w:rtl w:val="0"/>
              </w:rPr>
              <w:t xml:space="preserve">{If player got 3-4 pieces incorrect on the third try…}</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3E9">
            <w:pPr>
              <w:rPr/>
            </w:pPr>
            <w:r w:rsidDel="00000000" w:rsidR="00000000" w:rsidRPr="00000000">
              <w:rPr>
                <w:i w:val="1"/>
                <w:iCs w:val="1"/>
                <w:rtl w:val="0"/>
              </w:rPr>
              <w:t xml:space="preserve">The images on the right appear to depict particles being added to something, perhaps water.</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FOURTH ATTEMPT</w:t>
            </w:r>
          </w:p>
        </w:tc>
      </w:tr>
      <w:tr>
        <w:trPr>
          <w:cantSplit w:val="0"/>
          <w:trHeight w:val="159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8">
            <w:pPr>
              <w:rPr>
                <w:b w:val="1"/>
                <w:bCs w:val="1"/>
              </w:rPr>
            </w:pPr>
            <w:r w:rsidDel="00000000" w:rsidR="00000000" w:rsidRPr="00000000">
              <w:rPr>
                <w:b w:val="1"/>
                <w:bCs w:val="1"/>
                <w:rtl w:val="0"/>
              </w:rPr>
              <w:t xml:space="preserve">{If player got 1-2 pieces incorrect on the fourth try…}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3FB">
            <w:pPr>
              <w:rPr>
                <w:i w:val="1"/>
                <w:iCs w:val="1"/>
              </w:rPr>
            </w:pPr>
            <w:r w:rsidDel="00000000" w:rsidR="00000000" w:rsidRPr="00000000">
              <w:rPr>
                <w:i w:val="1"/>
                <w:iCs w:val="1"/>
                <w:rtl w:val="0"/>
              </w:rPr>
              <w:t xml:space="preserve">That is very close, TK. I believe you can solve it.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00">
            <w:pPr>
              <w:rPr>
                <w:b w:val="1"/>
                <w:bCs w:val="1"/>
              </w:rPr>
            </w:pPr>
            <w:r w:rsidDel="00000000" w:rsidR="00000000" w:rsidRPr="00000000">
              <w:rPr>
                <w:b w:val="1"/>
                <w:bCs w:val="1"/>
                <w:rtl w:val="0"/>
              </w:rPr>
              <w:t xml:space="preserve">{If player got 3-4 pieces incorrect on the fourth try…}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403">
            <w:pPr>
              <w:jc w:val="center"/>
              <w:rPr>
                <w:i w:val="1"/>
                <w:iCs w:val="1"/>
              </w:rPr>
            </w:pPr>
            <w:r w:rsidDel="00000000" w:rsidR="00000000" w:rsidRPr="00000000">
              <w:rPr>
                <w:i w:val="1"/>
                <w:iCs w:val="1"/>
                <w:rtl w:val="0"/>
              </w:rPr>
              <w:t xml:space="preserve">Would you like me to assist, TK?</w:t>
            </w:r>
          </w:p>
          <w:p w:rsidR="00000000" w:rsidDel="00000000" w:rsidP="00000000" w:rsidRDefault="00000000" w:rsidRPr="00000000" w14:paraId="00000404">
            <w:pPr>
              <w:jc w:val="center"/>
              <w:rPr>
                <w:i w:val="1"/>
                <w:iCs w:val="1"/>
              </w:rPr>
            </w:pPr>
            <w:r w:rsidDel="00000000" w:rsidR="00000000" w:rsidRPr="00000000">
              <w:rPr>
                <w:rtl w:val="0"/>
              </w:rPr>
            </w:r>
          </w:p>
          <w:p w:rsidR="00000000" w:rsidDel="00000000" w:rsidP="00000000" w:rsidRDefault="00000000" w:rsidRPr="00000000" w14:paraId="00000405">
            <w:pPr>
              <w:pStyle w:val="Heading5"/>
              <w:spacing w:line="240" w:lineRule="auto"/>
              <w:rPr>
                <w:b w:val="1"/>
                <w:bCs w:val="1"/>
              </w:rPr>
            </w:pPr>
            <w:bookmarkStart w:colFirst="0" w:colLast="0" w:name="_9995jslqthzp" w:id="264"/>
            <w:bookmarkEnd w:id="264"/>
            <w:r w:rsidDel="00000000" w:rsidR="00000000" w:rsidRPr="00000000">
              <w:rPr>
                <w:rtl w:val="0"/>
              </w:rPr>
              <w:t xml:space="preserve">PLAYER </w:t>
            </w:r>
            <w:r w:rsidDel="00000000" w:rsidR="00000000" w:rsidRPr="00000000">
              <w:rPr>
                <w:b w:val="1"/>
                <w:bCs w:val="1"/>
                <w:rtl w:val="0"/>
              </w:rPr>
              <w:t xml:space="preserve">[choices]</w:t>
            </w:r>
          </w:p>
          <w:tbl>
            <w:tblPr>
              <w:tblStyle w:val="Table32"/>
              <w:tblW w:w="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
              <w:gridCol w:w="290"/>
              <w:tblGridChange w:id="0">
                <w:tblGrid>
                  <w:gridCol w:w="290"/>
                  <w:gridCol w:w="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Sure. I’m stuck.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jc w:val="center"/>
                    <w:rPr>
                      <w:b w:val="1"/>
                      <w:bCs w:val="1"/>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409">
                  <w:pPr>
                    <w:rPr>
                      <w:i w:val="1"/>
                      <w:iCs w:val="1"/>
                    </w:rPr>
                  </w:pPr>
                  <w:r w:rsidDel="00000000" w:rsidR="00000000" w:rsidRPr="00000000">
                    <w:rPr>
                      <w:i w:val="1"/>
                      <w:iCs w:val="1"/>
                      <w:rtl w:val="0"/>
                    </w:rPr>
                    <w:t xml:space="preserve">I believe I have calculated the correct order for the puzzle. Activating holid projector. </w:t>
                  </w:r>
                </w:p>
                <w:p w:rsidR="00000000" w:rsidDel="00000000" w:rsidP="00000000" w:rsidRDefault="00000000" w:rsidRPr="00000000" w14:paraId="0000040A">
                  <w:pPr>
                    <w:rPr>
                      <w:i w:val="1"/>
                      <w:iCs w:val="1"/>
                    </w:rPr>
                  </w:pPr>
                  <w:r w:rsidDel="00000000" w:rsidR="00000000" w:rsidRPr="00000000">
                    <w:rPr>
                      <w:rtl w:val="0"/>
                    </w:rPr>
                  </w:r>
                </w:p>
                <w:p w:rsidR="00000000" w:rsidDel="00000000" w:rsidP="00000000" w:rsidRDefault="00000000" w:rsidRPr="00000000" w14:paraId="0000040B">
                  <w:pPr>
                    <w:rPr>
                      <w:b w:val="1"/>
                      <w:bCs w:val="1"/>
                      <w:i w:val="1"/>
                      <w:iCs w:val="1"/>
                    </w:rPr>
                  </w:pPr>
                  <w:r w:rsidDel="00000000" w:rsidR="00000000" w:rsidRPr="00000000">
                    <w:rPr>
                      <w:b w:val="1"/>
                      <w:bCs w:val="1"/>
                      <w:i w:val="1"/>
                      <w:iCs w:val="1"/>
                      <w:rtl w:val="0"/>
                    </w:rPr>
                    <w:t xml:space="preserve">{Pop-up: </w:t>
                  </w:r>
                  <w:hyperlink r:id="rId11">
                    <w:r w:rsidDel="00000000" w:rsidR="00000000" w:rsidRPr="00000000">
                      <w:rPr>
                        <w:b w:val="1"/>
                        <w:bCs w:val="1"/>
                        <w:i w:val="1"/>
                        <w:iCs w:val="1"/>
                        <w:color w:val="0000ee"/>
                        <w:u w:val="single"/>
                        <w:rtl w:val="0"/>
                      </w:rPr>
                      <w:t xml:space="preserve">U3 Toppo Lesssons</w:t>
                    </w:r>
                  </w:hyperlink>
                  <w:r w:rsidDel="00000000" w:rsidR="00000000" w:rsidRPr="00000000">
                    <w:rPr>
                      <w:b w:val="1"/>
                      <w:bCs w:val="1"/>
                      <w:i w:val="1"/>
                      <w:iCs w:val="1"/>
                      <w:rtl w:val="0"/>
                    </w:rPr>
                    <w:t xml:space="preserve">}</w:t>
                  </w:r>
                </w:p>
                <w:p w:rsidR="00000000" w:rsidDel="00000000" w:rsidP="00000000" w:rsidRDefault="00000000" w:rsidRPr="00000000" w14:paraId="0000040C">
                  <w:pPr>
                    <w:jc w:val="center"/>
                    <w:rPr>
                      <w:i w:val="1"/>
                      <w:iCs w:val="1"/>
                    </w:rPr>
                  </w:pPr>
                  <w:r w:rsidDel="00000000" w:rsidR="00000000" w:rsidRPr="00000000">
                    <w:rPr>
                      <w:rtl w:val="0"/>
                    </w:rPr>
                  </w:r>
                </w:p>
                <w:p w:rsidR="00000000" w:rsidDel="00000000" w:rsidP="00000000" w:rsidRDefault="00000000" w:rsidRPr="00000000" w14:paraId="0000040D">
                  <w:pPr>
                    <w:rPr>
                      <w:shd w:fill="cfe2f3" w:val="clear"/>
                    </w:rPr>
                  </w:pPr>
                  <w:r w:rsidDel="00000000" w:rsidR="00000000" w:rsidRPr="00000000">
                    <w:rPr>
                      <w:b w:val="1"/>
                      <w:bCs w:val="1"/>
                      <w:i w:val="1"/>
                      <w:iCs w:val="1"/>
                      <w:shd w:fill="cfe2f3" w:val="clear"/>
                      <w:rtl w:val="0"/>
                    </w:rPr>
                    <w:t xml:space="preserve">{Animation: pieces fly to correct locations}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No, I’m okay. </w:t>
                  </w:r>
                  <w:r w:rsidDel="00000000" w:rsidR="00000000" w:rsidRPr="00000000">
                    <w:rPr>
                      <w:rtl w:val="0"/>
                    </w:rPr>
                  </w:r>
                </w:p>
              </w:tc>
            </w:tr>
          </w:tbl>
          <w:p w:rsidR="00000000" w:rsidDel="00000000" w:rsidP="00000000" w:rsidRDefault="00000000" w:rsidRPr="00000000" w14:paraId="0000040F">
            <w:pPr>
              <w:spacing w:line="240" w:lineRule="auto"/>
              <w:rPr>
                <w:i w:val="1"/>
                <w:iCs w:val="1"/>
              </w:rPr>
            </w:pPr>
            <w:r w:rsidDel="00000000" w:rsidR="00000000" w:rsidRPr="00000000">
              <w:rPr>
                <w:rtl w:val="0"/>
              </w:rPr>
            </w:r>
          </w:p>
        </w:tc>
      </w:tr>
      <w:tr>
        <w:trPr>
          <w:cantSplit w:val="0"/>
          <w:trHeight w:val="43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FIFTH ATTEMPT</w:t>
            </w:r>
          </w:p>
        </w:tc>
      </w:tr>
      <w:tr>
        <w:trPr>
          <w:cantSplit w:val="0"/>
          <w:trHeight w:val="69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b w:val="1"/>
                <w:bCs w:val="1"/>
                <w:sz w:val="20"/>
                <w:szCs w:val="20"/>
              </w:rPr>
            </w:pPr>
            <w:r w:rsidDel="00000000" w:rsidR="00000000" w:rsidRPr="00000000">
              <w:rPr>
                <w:b w:val="1"/>
                <w:bCs w:val="1"/>
                <w:rtl w:val="0"/>
              </w:rPr>
              <w:t xml:space="preserve">{</w:t>
            </w:r>
            <w:r w:rsidDel="00000000" w:rsidR="00000000" w:rsidRPr="00000000">
              <w:rPr>
                <w:b w:val="1"/>
                <w:bCs w:val="1"/>
                <w:rtl w:val="0"/>
              </w:rPr>
              <w:t xml:space="preserve">If player</w:t>
            </w:r>
            <w:r w:rsidDel="00000000" w:rsidR="00000000" w:rsidRPr="00000000">
              <w:rPr>
                <w:b w:val="1"/>
                <w:bCs w:val="1"/>
                <w:rtl w:val="0"/>
              </w:rPr>
              <w:t xml:space="preserve"> got 1-4 pieces incorrect on the fifth try…}</w:t>
            </w:r>
            <w:r w:rsidDel="00000000" w:rsidR="00000000" w:rsidRPr="00000000">
              <w:rPr>
                <w:rtl w:val="0"/>
              </w:rPr>
            </w:r>
          </w:p>
          <w:p w:rsidR="00000000" w:rsidDel="00000000" w:rsidP="00000000" w:rsidRDefault="00000000" w:rsidRPr="00000000" w14:paraId="0000041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20">
            <w:pPr>
              <w:widowControl w:val="0"/>
              <w:spacing w:line="240" w:lineRule="auto"/>
              <w:jc w:val="center"/>
              <w:rPr>
                <w:b w:val="1"/>
                <w:bCs w:val="1"/>
                <w:i w:val="1"/>
                <w:iCs w:val="1"/>
                <w:color w:val="1155cc"/>
                <w:u w:val="single"/>
              </w:rPr>
            </w:pPr>
            <w:r w:rsidDel="00000000" w:rsidR="00000000" w:rsidRPr="00000000">
              <w:rPr>
                <w:u w:val="single"/>
                <w:rtl w:val="0"/>
              </w:rPr>
              <w:t xml:space="preserve">DANI </w:t>
            </w:r>
            <w:r w:rsidDel="00000000" w:rsidR="00000000" w:rsidRPr="00000000">
              <w:rPr>
                <w:b w:val="1"/>
                <w:bCs w:val="1"/>
                <w:u w:val="single"/>
                <w:rtl w:val="0"/>
              </w:rPr>
              <w:t xml:space="preserve">[gameplay]</w:t>
            </w:r>
            <w:r w:rsidDel="00000000" w:rsidR="00000000" w:rsidRPr="00000000">
              <w:rPr>
                <w:rtl w:val="0"/>
              </w:rPr>
            </w:r>
          </w:p>
          <w:p w:rsidR="00000000" w:rsidDel="00000000" w:rsidP="00000000" w:rsidRDefault="00000000" w:rsidRPr="00000000" w14:paraId="00000421">
            <w:pPr>
              <w:spacing w:line="240" w:lineRule="auto"/>
              <w:ind w:left="2160" w:right="2160" w:firstLine="0"/>
              <w:rPr>
                <w:i w:val="1"/>
                <w:iCs w:val="1"/>
                <w:color w:val="212121"/>
              </w:rPr>
            </w:pPr>
            <w:r w:rsidDel="00000000" w:rsidR="00000000" w:rsidRPr="00000000">
              <w:rPr>
                <w:i w:val="1"/>
                <w:iCs w:val="1"/>
                <w:color w:val="212121"/>
                <w:rtl w:val="0"/>
              </w:rPr>
              <w:t xml:space="preserve">I believe I have calculated the correct order for the puzzle. Allow me to assist, TK. Activating holid projector. </w:t>
            </w:r>
          </w:p>
          <w:p w:rsidR="00000000" w:rsidDel="00000000" w:rsidP="00000000" w:rsidRDefault="00000000" w:rsidRPr="00000000" w14:paraId="00000422">
            <w:pPr>
              <w:spacing w:line="240" w:lineRule="auto"/>
              <w:ind w:left="2160" w:right="2160" w:firstLine="0"/>
              <w:rPr>
                <w:color w:val="212121"/>
              </w:rPr>
            </w:pPr>
            <w:r w:rsidDel="00000000" w:rsidR="00000000" w:rsidRPr="00000000">
              <w:rPr>
                <w:rtl w:val="0"/>
              </w:rPr>
            </w:r>
          </w:p>
          <w:p w:rsidR="00000000" w:rsidDel="00000000" w:rsidP="00000000" w:rsidRDefault="00000000" w:rsidRPr="00000000" w14:paraId="00000423">
            <w:pPr>
              <w:jc w:val="center"/>
              <w:rPr>
                <w:color w:val="212121"/>
                <w:shd w:fill="cfe2f3" w:val="clear"/>
              </w:rPr>
            </w:pPr>
            <w:r w:rsidDel="00000000" w:rsidR="00000000" w:rsidRPr="00000000">
              <w:rPr>
                <w:b w:val="1"/>
                <w:bCs w:val="1"/>
                <w:i w:val="1"/>
                <w:iCs w:val="1"/>
                <w:shd w:fill="cfe2f3" w:val="clear"/>
                <w:rtl w:val="0"/>
              </w:rPr>
              <w:t xml:space="preserve">{Animation: pieces fly to correct locations}</w:t>
            </w:r>
            <w:r w:rsidDel="00000000" w:rsidR="00000000" w:rsidRPr="00000000">
              <w:rPr>
                <w:rtl w:val="0"/>
              </w:rPr>
            </w:r>
          </w:p>
        </w:tc>
      </w:tr>
    </w:tbl>
    <w:p w:rsidR="00000000" w:rsidDel="00000000" w:rsidP="00000000" w:rsidRDefault="00000000" w:rsidRPr="00000000" w14:paraId="0000042C">
      <w:pPr>
        <w:rPr/>
      </w:pPr>
      <w:r w:rsidDel="00000000" w:rsidR="00000000" w:rsidRPr="00000000">
        <w:rPr>
          <w:rtl w:val="0"/>
        </w:rPr>
      </w:r>
    </w:p>
    <w:bookmarkStart w:colFirst="0" w:colLast="0" w:name="c0khqco7bltz" w:id="265"/>
    <w:bookmarkEnd w:id="265"/>
    <w:p w:rsidR="00000000" w:rsidDel="00000000" w:rsidP="00000000" w:rsidRDefault="00000000" w:rsidRPr="00000000" w14:paraId="0000042D">
      <w:pPr>
        <w:rPr/>
      </w:pPr>
      <w:r w:rsidDel="00000000" w:rsidR="00000000" w:rsidRPr="00000000">
        <w:rPr>
          <w:rtl w:val="0"/>
        </w:rPr>
        <w:t xml:space="preserve">After the player solves the glyph: </w:t>
      </w:r>
    </w:p>
    <w:p w:rsidR="00000000" w:rsidDel="00000000" w:rsidP="00000000" w:rsidRDefault="00000000" w:rsidRPr="00000000" w14:paraId="0000042E">
      <w:pPr>
        <w:rPr>
          <w:b w:val="1"/>
          <w:bCs w:val="1"/>
          <w:shd w:fill="cfe2f3" w:val="clear"/>
        </w:rPr>
      </w:pPr>
      <w:r w:rsidDel="00000000" w:rsidR="00000000" w:rsidRPr="00000000">
        <w:rPr>
          <w:b w:val="1"/>
          <w:bCs w:val="1"/>
          <w:shd w:fill="cfe2f3" w:val="clear"/>
          <w:rtl w:val="0"/>
        </w:rPr>
        <w:t xml:space="preserve">{Animation: Collectible middle floor piece is highlighted/ becomes available for pick up}</w:t>
      </w:r>
    </w:p>
    <w:p w:rsidR="00000000" w:rsidDel="00000000" w:rsidP="00000000" w:rsidRDefault="00000000" w:rsidRPr="00000000" w14:paraId="0000042F">
      <w:pPr>
        <w:rPr>
          <w:b w:val="1"/>
          <w:bCs w:val="1"/>
          <w:shd w:fill="b6d7a8" w:val="clear"/>
        </w:rPr>
      </w:pPr>
      <w:r w:rsidDel="00000000" w:rsidR="00000000" w:rsidRPr="00000000">
        <w:rPr>
          <w:b w:val="1"/>
          <w:bCs w:val="1"/>
          <w:shd w:fill="b6d7a8" w:val="clear"/>
          <w:rtl w:val="0"/>
        </w:rPr>
        <w:t xml:space="preserve">{Audio: Sound plays to indicate its presence}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5"/>
        <w:widowControl w:val="0"/>
        <w:spacing w:line="240" w:lineRule="auto"/>
        <w:jc w:val="center"/>
        <w:rPr>
          <w:b w:val="1"/>
          <w:bCs w:val="1"/>
        </w:rPr>
      </w:pPr>
      <w:bookmarkStart w:colFirst="0" w:colLast="0" w:name="_u52cqiuc0gcp" w:id="266"/>
      <w:bookmarkEnd w:id="266"/>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432">
      <w:pPr>
        <w:widowControl w:val="0"/>
        <w:spacing w:line="240" w:lineRule="auto"/>
        <w:ind w:left="2160" w:right="2160" w:firstLine="0"/>
        <w:rPr>
          <w:b w:val="1"/>
          <w:bCs w:val="1"/>
          <w:i w:val="1"/>
          <w:iCs w:val="1"/>
        </w:rPr>
      </w:pPr>
      <w:r w:rsidDel="00000000" w:rsidR="00000000" w:rsidRPr="00000000">
        <w:rPr>
          <w:i w:val="1"/>
          <w:iCs w:val="1"/>
          <w:color w:val="212121"/>
          <w:rtl w:val="0"/>
        </w:rPr>
        <w:t xml:space="preserve">It appears the glyph you just solved represents what happens to particles when they dissolve in water. Notice that immediately after the particles are added to the water they are still visible. Soon after, you can no longer see them because they have mixed with the water molecules and spread out. The particles are still present–they are simply too small to be seen because they have dissolved.</w:t>
      </w:r>
      <w:r w:rsidDel="00000000" w:rsidR="00000000" w:rsidRPr="00000000">
        <w:rPr>
          <w:rtl w:val="0"/>
        </w:rPr>
      </w:r>
    </w:p>
    <w:p w:rsidR="00000000" w:rsidDel="00000000" w:rsidP="00000000" w:rsidRDefault="00000000" w:rsidRPr="00000000" w14:paraId="00000433">
      <w:pPr>
        <w:widowControl w:val="0"/>
        <w:spacing w:line="240" w:lineRule="auto"/>
        <w:ind w:right="2160"/>
        <w:rPr>
          <w:highlight w:val="yellow"/>
        </w:rPr>
      </w:pPr>
      <w:r w:rsidDel="00000000" w:rsidR="00000000" w:rsidRPr="00000000">
        <w:rPr>
          <w:rtl w:val="0"/>
        </w:rPr>
      </w:r>
    </w:p>
    <w:p w:rsidR="00000000" w:rsidDel="00000000" w:rsidP="00000000" w:rsidRDefault="00000000" w:rsidRPr="00000000" w14:paraId="00000434">
      <w:pPr>
        <w:rPr>
          <w:b w:val="1"/>
          <w:bCs w:val="1"/>
          <w:shd w:fill="cfe2f3" w:val="clear"/>
        </w:rPr>
      </w:pPr>
      <w:r w:rsidDel="00000000" w:rsidR="00000000" w:rsidRPr="00000000">
        <w:rPr>
          <w:b w:val="1"/>
          <w:bCs w:val="1"/>
          <w:shd w:fill="cfe2f3" w:val="clear"/>
          <w:rtl w:val="0"/>
        </w:rPr>
        <w:t xml:space="preserve">{Animation: Hexagonal door opens}</w:t>
      </w:r>
    </w:p>
    <w:p w:rsidR="00000000" w:rsidDel="00000000" w:rsidP="00000000" w:rsidRDefault="00000000" w:rsidRPr="00000000" w14:paraId="00000435">
      <w:pPr>
        <w:rPr>
          <w:b w:val="1"/>
          <w:bCs w:val="1"/>
          <w:shd w:fill="b6d7a8" w:val="clear"/>
        </w:rPr>
      </w:pPr>
      <w:r w:rsidDel="00000000" w:rsidR="00000000" w:rsidRPr="00000000">
        <w:rPr>
          <w:b w:val="1"/>
          <w:bCs w:val="1"/>
          <w:shd w:fill="b6d7a8" w:val="clear"/>
          <w:rtl w:val="0"/>
        </w:rPr>
        <w:t xml:space="preserve">{Audio: Distant, ominous rumbling SFX plays}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5"/>
        <w:rPr>
          <w:b w:val="1"/>
          <w:bCs w:val="1"/>
        </w:rPr>
      </w:pPr>
      <w:bookmarkStart w:colFirst="0" w:colLast="0" w:name="_wq6g3ovlro4t" w:id="267"/>
      <w:bookmarkEnd w:id="267"/>
      <w:r w:rsidDel="00000000" w:rsidR="00000000" w:rsidRPr="00000000">
        <w:rPr>
          <w:rtl w:val="0"/>
        </w:rPr>
        <w:t xml:space="preserve">JASPER </w:t>
      </w:r>
      <w:r w:rsidDel="00000000" w:rsidR="00000000" w:rsidRPr="00000000">
        <w:rPr>
          <w:b w:val="1"/>
          <w:bCs w:val="1"/>
          <w:rtl w:val="0"/>
        </w:rPr>
        <w:t xml:space="preserve">[gameplay]</w:t>
      </w:r>
    </w:p>
    <w:p w:rsidR="00000000" w:rsidDel="00000000" w:rsidP="00000000" w:rsidRDefault="00000000" w:rsidRPr="00000000" w14:paraId="00000438">
      <w:pPr>
        <w:pStyle w:val="Heading6"/>
        <w:rPr>
          <w:b w:val="1"/>
          <w:bCs w:val="1"/>
          <w:strike w:val="1"/>
          <w:shd w:fill="fff2cc" w:val="clear"/>
        </w:rPr>
      </w:pPr>
      <w:bookmarkStart w:colFirst="0" w:colLast="0" w:name="_qbdhxcem9owu" w:id="268"/>
      <w:bookmarkEnd w:id="268"/>
      <w:r w:rsidDel="00000000" w:rsidR="00000000" w:rsidRPr="00000000">
        <w:rPr>
          <w:rtl w:val="0"/>
        </w:rPr>
        <w:t xml:space="preserve">We may proceed.</w:t>
      </w:r>
      <w:r w:rsidDel="00000000" w:rsidR="00000000" w:rsidRPr="00000000">
        <w:rPr>
          <w:rtl w:val="0"/>
        </w:rPr>
      </w:r>
    </w:p>
    <w:p w:rsidR="00000000" w:rsidDel="00000000" w:rsidP="00000000" w:rsidRDefault="00000000" w:rsidRPr="00000000" w14:paraId="00000439">
      <w:pPr>
        <w:pStyle w:val="Heading5"/>
        <w:jc w:val="left"/>
        <w:rPr/>
      </w:pPr>
      <w:bookmarkStart w:colFirst="0" w:colLast="0" w:name="_fxkexyi2asit" w:id="269"/>
      <w:bookmarkEnd w:id="269"/>
      <w:r w:rsidDel="00000000" w:rsidR="00000000" w:rsidRPr="00000000">
        <w:rPr>
          <w:rtl w:val="0"/>
        </w:rPr>
      </w:r>
    </w:p>
    <w:p w:rsidR="00000000" w:rsidDel="00000000" w:rsidP="00000000" w:rsidRDefault="00000000" w:rsidRPr="00000000" w14:paraId="0000043A">
      <w:pPr>
        <w:pStyle w:val="Heading5"/>
        <w:rPr>
          <w:b w:val="1"/>
          <w:bCs w:val="1"/>
        </w:rPr>
      </w:pPr>
      <w:bookmarkStart w:colFirst="0" w:colLast="0" w:name="_r36dgkrc6r2m" w:id="270"/>
      <w:bookmarkEnd w:id="270"/>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3B">
      <w:pPr>
        <w:pStyle w:val="Heading6"/>
        <w:rPr/>
      </w:pPr>
      <w:bookmarkStart w:colFirst="0" w:colLast="0" w:name="_6vro2juskm0j" w:id="271"/>
      <w:bookmarkEnd w:id="271"/>
      <w:r w:rsidDel="00000000" w:rsidR="00000000" w:rsidRPr="00000000">
        <w:rPr>
          <w:rtl w:val="0"/>
        </w:rPr>
        <w:t xml:space="preserve">Deeper into the temple, everyone. What will we find inside? Will it be the key to our survival?</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shd w:fill="cfe2f3" w:val="clear"/>
        </w:rPr>
      </w:pPr>
      <w:r w:rsidDel="00000000" w:rsidR="00000000" w:rsidRPr="00000000">
        <w:rPr>
          <w:b w:val="1"/>
          <w:bCs w:val="1"/>
          <w:shd w:fill="cfe2f3" w:val="clear"/>
          <w:rtl w:val="0"/>
        </w:rPr>
        <w:t xml:space="preserve">{Animation: Jasper and Tera walk to the next room}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widowControl w:val="0"/>
        <w:spacing w:line="240" w:lineRule="auto"/>
        <w:ind w:right="2160"/>
        <w:rPr/>
      </w:pPr>
      <w:r w:rsidDel="00000000" w:rsidR="00000000" w:rsidRPr="00000000">
        <w:rPr>
          <w:rtl w:val="0"/>
        </w:rPr>
        <w:t xml:space="preserve">If player</w:t>
      </w:r>
      <w:r w:rsidDel="00000000" w:rsidR="00000000" w:rsidRPr="00000000">
        <w:rPr>
          <w:rtl w:val="0"/>
        </w:rPr>
        <w:t xml:space="preserve"> moves to leave the room without picking up the collectible... </w:t>
      </w:r>
    </w:p>
    <w:p w:rsidR="00000000" w:rsidDel="00000000" w:rsidP="00000000" w:rsidRDefault="00000000" w:rsidRPr="00000000" w14:paraId="00000440">
      <w:pPr>
        <w:widowControl w:val="0"/>
        <w:spacing w:line="240" w:lineRule="auto"/>
        <w:ind w:right="2160"/>
        <w:rPr>
          <w:i w:val="1"/>
          <w:iCs w:val="1"/>
          <w:color w:val="1155cc"/>
        </w:rPr>
      </w:pPr>
      <w:r w:rsidDel="00000000" w:rsidR="00000000" w:rsidRPr="00000000">
        <w:rPr>
          <w:rtl w:val="0"/>
        </w:rPr>
      </w:r>
    </w:p>
    <w:p w:rsidR="00000000" w:rsidDel="00000000" w:rsidP="00000000" w:rsidRDefault="00000000" w:rsidRPr="00000000" w14:paraId="00000441">
      <w:pPr>
        <w:pStyle w:val="Heading5"/>
        <w:widowControl w:val="0"/>
        <w:spacing w:line="240" w:lineRule="auto"/>
        <w:jc w:val="center"/>
        <w:rPr>
          <w:b w:val="1"/>
          <w:bCs w:val="1"/>
        </w:rPr>
      </w:pPr>
      <w:bookmarkStart w:colFirst="0" w:colLast="0" w:name="_1q3nrpr6vqre" w:id="272"/>
      <w:bookmarkEnd w:id="27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42">
      <w:pPr>
        <w:widowControl w:val="0"/>
        <w:spacing w:line="240" w:lineRule="auto"/>
        <w:ind w:left="2160" w:right="2160" w:firstLine="0"/>
        <w:rPr>
          <w:i w:val="1"/>
          <w:iCs w:val="1"/>
          <w:color w:val="212121"/>
        </w:rPr>
      </w:pPr>
      <w:r w:rsidDel="00000000" w:rsidR="00000000" w:rsidRPr="00000000">
        <w:rPr>
          <w:i w:val="1"/>
          <w:iCs w:val="1"/>
          <w:color w:val="212121"/>
          <w:rtl w:val="0"/>
        </w:rPr>
        <w:t xml:space="preserve">I recommend collecting the glyph shard before we depart.</w:t>
      </w:r>
    </w:p>
    <w:p w:rsidR="00000000" w:rsidDel="00000000" w:rsidP="00000000" w:rsidRDefault="00000000" w:rsidRPr="00000000" w14:paraId="00000443">
      <w:pPr>
        <w:widowControl w:val="0"/>
        <w:spacing w:line="240" w:lineRule="auto"/>
        <w:ind w:left="0" w:right="2160" w:firstLine="0"/>
        <w:rPr>
          <w:color w:val="212121"/>
          <w:highlight w:val="yellow"/>
        </w:rPr>
      </w:pPr>
      <w:r w:rsidDel="00000000" w:rsidR="00000000" w:rsidRPr="00000000">
        <w:rPr>
          <w:rtl w:val="0"/>
        </w:rPr>
      </w:r>
    </w:p>
    <w:p w:rsidR="00000000" w:rsidDel="00000000" w:rsidP="00000000" w:rsidRDefault="00000000" w:rsidRPr="00000000" w14:paraId="00000444">
      <w:pPr>
        <w:widowControl w:val="0"/>
        <w:spacing w:line="240" w:lineRule="auto"/>
        <w:ind w:left="0" w:right="2160" w:firstLine="0"/>
        <w:rPr>
          <w:b w:val="1"/>
          <w:bCs w:val="1"/>
          <w:color w:val="212121"/>
        </w:rPr>
      </w:pPr>
      <w:r w:rsidDel="00000000" w:rsidR="00000000" w:rsidRPr="00000000">
        <w:rPr>
          <w:b w:val="1"/>
          <w:bCs w:val="1"/>
          <w:color w:val="212121"/>
          <w:rtl w:val="0"/>
        </w:rPr>
        <w:t xml:space="preserve">{Input: Press [E/Action button] to pick up the glyph shard}</w:t>
      </w:r>
    </w:p>
    <w:p w:rsidR="00000000" w:rsidDel="00000000" w:rsidP="00000000" w:rsidRDefault="00000000" w:rsidRPr="00000000" w14:paraId="00000445">
      <w:pPr>
        <w:widowControl w:val="0"/>
        <w:spacing w:line="240" w:lineRule="auto"/>
        <w:ind w:left="0" w:right="2160" w:firstLine="0"/>
        <w:rPr>
          <w:b w:val="1"/>
          <w:bCs w:val="1"/>
          <w:color w:val="212121"/>
          <w:shd w:fill="cfe2f3" w:val="clear"/>
        </w:rPr>
      </w:pPr>
      <w:r w:rsidDel="00000000" w:rsidR="00000000" w:rsidRPr="00000000">
        <w:rPr>
          <w:b w:val="1"/>
          <w:bCs w:val="1"/>
          <w:color w:val="212121"/>
          <w:shd w:fill="cfe2f3" w:val="clear"/>
          <w:rtl w:val="0"/>
        </w:rPr>
        <w:t xml:space="preserve">{Animation: Player bends down to pick up the item (Should be a generic, reusable animation)}</w:t>
      </w:r>
    </w:p>
    <w:p w:rsidR="00000000" w:rsidDel="00000000" w:rsidP="00000000" w:rsidRDefault="00000000" w:rsidRPr="00000000" w14:paraId="00000446">
      <w:pPr>
        <w:widowControl w:val="0"/>
        <w:spacing w:line="240" w:lineRule="auto"/>
        <w:ind w:left="0" w:right="2160" w:firstLine="0"/>
        <w:rPr>
          <w:b w:val="1"/>
          <w:bCs w:val="1"/>
          <w:color w:val="212121"/>
          <w:shd w:fill="cfe2f3" w:val="clear"/>
        </w:rPr>
      </w:pPr>
      <w:r w:rsidDel="00000000" w:rsidR="00000000" w:rsidRPr="00000000">
        <w:rPr>
          <w:rtl w:val="0"/>
        </w:rPr>
      </w:r>
    </w:p>
    <w:p w:rsidR="00000000" w:rsidDel="00000000" w:rsidP="00000000" w:rsidRDefault="00000000" w:rsidRPr="00000000" w14:paraId="00000447">
      <w:pPr>
        <w:rPr>
          <w:b w:val="1"/>
          <w:bCs w:val="1"/>
          <w:highlight w:val="yellow"/>
        </w:rPr>
      </w:pPr>
      <w:r w:rsidDel="00000000" w:rsidR="00000000" w:rsidRPr="00000000">
        <w:rPr>
          <w:b w:val="1"/>
          <w:bCs w:val="1"/>
          <w:highlight w:val="yellow"/>
          <w:rtl w:val="0"/>
        </w:rPr>
        <w:t xml:space="preserve">{Waypoint: Alien mural}</w:t>
      </w:r>
    </w:p>
    <w:p w:rsidR="00000000" w:rsidDel="00000000" w:rsidP="00000000" w:rsidRDefault="00000000" w:rsidRPr="00000000" w14:paraId="00000448">
      <w:pPr>
        <w:rPr>
          <w:highlight w:val="yellow"/>
        </w:rPr>
      </w:pPr>
      <w:r w:rsidDel="00000000" w:rsidR="00000000" w:rsidRPr="00000000">
        <w:rPr>
          <w:highlight w:val="yellow"/>
          <w:rtl w:val="0"/>
        </w:rPr>
        <w:t xml:space="preserve">Player walks to mural.</w:t>
      </w:r>
    </w:p>
    <w:p w:rsidR="00000000" w:rsidDel="00000000" w:rsidP="00000000" w:rsidRDefault="00000000" w:rsidRPr="00000000" w14:paraId="00000449">
      <w:pPr>
        <w:rPr>
          <w:highlight w:val="yellow"/>
        </w:rPr>
      </w:pPr>
      <w:r w:rsidDel="00000000" w:rsidR="00000000" w:rsidRPr="00000000">
        <w:rPr>
          <w:rtl w:val="0"/>
        </w:rPr>
      </w:r>
    </w:p>
    <w:p w:rsidR="00000000" w:rsidDel="00000000" w:rsidP="00000000" w:rsidRDefault="00000000" w:rsidRPr="00000000" w14:paraId="0000044A">
      <w:pPr>
        <w:widowControl w:val="0"/>
        <w:spacing w:line="240" w:lineRule="auto"/>
        <w:rPr/>
      </w:pPr>
      <w:r w:rsidDel="00000000" w:rsidR="00000000" w:rsidRPr="00000000">
        <w:rPr>
          <w:rtl w:val="0"/>
        </w:rPr>
      </w:r>
    </w:p>
    <w:p w:rsidR="00000000" w:rsidDel="00000000" w:rsidP="00000000" w:rsidRDefault="00000000" w:rsidRPr="00000000" w14:paraId="0000044B">
      <w:pPr>
        <w:widowControl w:val="0"/>
        <w:spacing w:line="240" w:lineRule="auto"/>
        <w:rPr/>
      </w:pPr>
      <w:r w:rsidDel="00000000" w:rsidR="00000000" w:rsidRPr="00000000">
        <w:rPr>
          <w:rtl w:val="0"/>
        </w:rPr>
        <w:t xml:space="preserve">Th</w:t>
      </w:r>
      <w:ins w:author="Logan Priess" w:id="0" w:date="2026-07-20T23:54:33Z">
        <w:r w:rsidDel="00000000" w:rsidR="00000000" w:rsidRPr="00000000">
          <w:rPr>
            <w:rtl w:val="0"/>
          </w:rPr>
          <w:t xml:space="preserve">is is MURAL #1. </w:t>
        </w:r>
        <w:del w:author="Logan Priess" w:id="0" w:date="2026-07-20T23:54:33Z">
          <w:r w:rsidDel="00000000" w:rsidR="00000000" w:rsidRPr="00000000">
            <w:rPr>
              <w:rtl w:val="0"/>
            </w:rPr>
            <w:delText xml:space="preserve">T </w:delText>
          </w:r>
        </w:del>
      </w:ins>
      <w:del w:author="Logan Priess" w:id="0" w:date="2026-07-20T23:54:33Z">
        <w:r w:rsidDel="00000000" w:rsidR="00000000" w:rsidRPr="00000000">
          <w:rPr>
            <w:rtl w:val="0"/>
          </w:rPr>
          <w:delText xml:space="preserve">e m</w:delText>
        </w:r>
        <w:r w:rsidDel="00000000" w:rsidR="00000000" w:rsidRPr="00000000">
          <w:rPr>
            <w:rtl w:val="0"/>
          </w:rPr>
          <w:delText xml:space="preserve">ural</w:delText>
        </w:r>
        <w:r w:rsidDel="00000000" w:rsidR="00000000" w:rsidRPr="00000000">
          <w:rPr>
            <w:rtl w:val="0"/>
          </w:rPr>
          <w:delText xml:space="preserve"> stylistically depicts </w:delText>
        </w:r>
      </w:del>
      <w:ins w:author="Logan Priess" w:id="1" w:date="2026-07-20T23:54:10Z">
        <w:del w:author="Logan Priess" w:id="0" w:date="2026-07-20T23:54:33Z">
          <w:r w:rsidDel="00000000" w:rsidR="00000000" w:rsidRPr="00000000">
            <w:rPr>
              <w:rtl w:val="0"/>
            </w:rPr>
            <w:delText xml:space="preserve">biological trees on one half and bio-engineered trees on the other half.  </w:delText>
          </w:r>
        </w:del>
      </w:ins>
      <w:del w:author="Logan Priess" w:id="0" w:date="2026-07-20T23:54:33Z">
        <w:r w:rsidDel="00000000" w:rsidR="00000000" w:rsidRPr="00000000">
          <w:rPr>
            <w:rtl w:val="0"/>
          </w:rPr>
          <w:delText xml:space="preserve">the former inhabitants of this planet–the Hegonians–as part of the natural environment and the animals of the world</w:delText>
        </w:r>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44C">
      <w:pPr>
        <w:pStyle w:val="Heading5"/>
        <w:rPr/>
      </w:pPr>
      <w:bookmarkStart w:colFirst="0" w:colLast="0" w:name="_ep4ut9rz85oy" w:id="273"/>
      <w:bookmarkEnd w:id="273"/>
      <w:r w:rsidDel="00000000" w:rsidR="00000000" w:rsidRPr="00000000">
        <w:rPr>
          <w:rtl w:val="0"/>
        </w:rPr>
        <w:t xml:space="preserve">DANI</w:t>
      </w:r>
    </w:p>
    <w:p w:rsidR="00000000" w:rsidDel="00000000" w:rsidP="00000000" w:rsidRDefault="00000000" w:rsidRPr="00000000" w14:paraId="0000044D">
      <w:pPr>
        <w:pStyle w:val="Heading6"/>
        <w:rPr/>
      </w:pPr>
      <w:bookmarkStart w:colFirst="0" w:colLast="0" w:name="_9n7aqi4ji0gx" w:id="274"/>
      <w:bookmarkEnd w:id="274"/>
      <w:r w:rsidDel="00000000" w:rsidR="00000000" w:rsidRPr="00000000">
        <w:rPr>
          <w:rtl w:val="0"/>
        </w:rPr>
        <w:t xml:space="preserve">This mural would appear to be of alien origin. It has an inscription as well–these people called themselves the </w:t>
      </w:r>
      <w:r w:rsidDel="00000000" w:rsidR="00000000" w:rsidRPr="00000000">
        <w:rPr>
          <w:i w:val="0"/>
          <w:iCs w:val="0"/>
          <w:rtl w:val="0"/>
        </w:rPr>
        <w:t xml:space="preserve">Hegonians</w:t>
      </w:r>
      <w:r w:rsidDel="00000000" w:rsidR="00000000" w:rsidRPr="00000000">
        <w:rPr>
          <w:rtl w:val="0"/>
        </w:rPr>
        <w:t xml:space="preserve">. </w:t>
      </w:r>
    </w:p>
    <w:p w:rsidR="00000000" w:rsidDel="00000000" w:rsidP="00000000" w:rsidRDefault="00000000" w:rsidRPr="00000000" w14:paraId="0000044E">
      <w:pPr>
        <w:jc w:val="center"/>
        <w:rPr/>
      </w:pPr>
      <w:r w:rsidDel="00000000" w:rsidR="00000000" w:rsidRPr="00000000">
        <w:rPr>
          <w:rtl w:val="0"/>
        </w:rPr>
      </w:r>
    </w:p>
    <w:p w:rsidR="00000000" w:rsidDel="00000000" w:rsidP="00000000" w:rsidRDefault="00000000" w:rsidRPr="00000000" w14:paraId="0000044F">
      <w:pPr>
        <w:pStyle w:val="Heading5"/>
        <w:rPr/>
      </w:pPr>
      <w:bookmarkStart w:colFirst="0" w:colLast="0" w:name="_fvbhohyx5qgf" w:id="275"/>
      <w:bookmarkEnd w:id="275"/>
      <w:r w:rsidDel="00000000" w:rsidR="00000000" w:rsidRPr="00000000">
        <w:rPr>
          <w:rtl w:val="0"/>
        </w:rPr>
        <w:t xml:space="preserve">PLAYER</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Can you read the inscription?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How can you read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5"/>
        <w:rPr/>
      </w:pPr>
      <w:bookmarkStart w:colFirst="0" w:colLast="0" w:name="_ls41anygofx" w:id="276"/>
      <w:bookmarkEnd w:id="276"/>
      <w:r w:rsidDel="00000000" w:rsidR="00000000" w:rsidRPr="00000000">
        <w:rPr>
          <w:rtl w:val="0"/>
        </w:rPr>
        <w:t xml:space="preserve">DANI</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i w:val="1"/>
                <w:iCs w:val="1"/>
              </w:rPr>
            </w:pPr>
            <w:r w:rsidDel="00000000" w:rsidR="00000000" w:rsidRPr="00000000">
              <w:rPr>
                <w:i w:val="1"/>
                <w:iCs w:val="1"/>
                <w:rtl w:val="0"/>
              </w:rPr>
              <w:t xml:space="preserve">[Translation] We–the Hegonians–bear testament to our actions and their consequences. We have changed Praxis and its life in ways we cannot take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i w:val="1"/>
                <w:iCs w:val="1"/>
              </w:rPr>
            </w:pPr>
            <w:r w:rsidDel="00000000" w:rsidR="00000000" w:rsidRPr="00000000">
              <w:rPr>
                <w:i w:val="1"/>
                <w:iCs w:val="1"/>
                <w:rtl w:val="0"/>
              </w:rPr>
              <w:t xml:space="preserve">The nanomachines have continued to upgrade my neural matrix, including my language processing centers. Translation of nearly any language now feels…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i w:val="1"/>
                <w:iCs w:val="1"/>
              </w:rPr>
            </w:pPr>
            <w:r w:rsidDel="00000000" w:rsidR="00000000" w:rsidRPr="00000000">
              <w:rPr>
                <w:i w:val="1"/>
                <w:iCs w:val="1"/>
                <w:rtl w:val="0"/>
              </w:rPr>
              <w:t xml:space="preserve">Understood.</w:t>
            </w:r>
          </w:p>
          <w:p w:rsidR="00000000" w:rsidDel="00000000" w:rsidP="00000000" w:rsidRDefault="00000000" w:rsidRPr="00000000" w14:paraId="00000458">
            <w:pPr>
              <w:widowControl w:val="0"/>
              <w:spacing w:line="240" w:lineRule="auto"/>
              <w:rPr/>
            </w:pPr>
            <w:r w:rsidDel="00000000" w:rsidR="00000000" w:rsidRPr="00000000">
              <w:rPr>
                <w:rtl w:val="0"/>
              </w:rPr>
            </w:r>
          </w:p>
          <w:p w:rsidR="00000000" w:rsidDel="00000000" w:rsidP="00000000" w:rsidRDefault="00000000" w:rsidRPr="00000000" w14:paraId="00000459">
            <w:pPr>
              <w:widowControl w:val="0"/>
              <w:spacing w:line="240" w:lineRule="auto"/>
              <w:rPr/>
            </w:pPr>
            <w:r w:rsidDel="00000000" w:rsidR="00000000" w:rsidRPr="00000000">
              <w:rPr>
                <w:rtl w:val="0"/>
              </w:rPr>
              <w:t xml:space="preserve">&lt;CLOSES CONVERSATION&gt;</w:t>
            </w:r>
            <w:r w:rsidDel="00000000" w:rsidR="00000000" w:rsidRPr="00000000">
              <w:rPr>
                <w:rtl w:val="0"/>
              </w:rPr>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INT. MAIN HALL</w:t>
      </w:r>
    </w:p>
    <w:p w:rsidR="00000000" w:rsidDel="00000000" w:rsidP="00000000" w:rsidRDefault="00000000" w:rsidRPr="00000000" w14:paraId="0000045C">
      <w:pPr>
        <w:rPr>
          <w:b w:val="1"/>
          <w:bCs w:val="1"/>
        </w:rPr>
      </w:pPr>
      <w:r w:rsidDel="00000000" w:rsidR="00000000" w:rsidRPr="00000000">
        <w:rPr>
          <w:rtl w:val="0"/>
        </w:rPr>
      </w:r>
    </w:p>
    <w:bookmarkStart w:colFirst="0" w:colLast="0" w:name="kix.la02iygxuvsp" w:id="277"/>
    <w:bookmarkEnd w:id="277"/>
    <w:p w:rsidR="00000000" w:rsidDel="00000000" w:rsidP="00000000" w:rsidRDefault="00000000" w:rsidRPr="00000000" w14:paraId="0000045D">
      <w:pPr>
        <w:jc w:val="left"/>
        <w:rPr>
          <w:b w:val="1"/>
          <w:bCs w:val="1"/>
          <w:shd w:fill="ea9999" w:val="clea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Finding the Main Hall:</w:t>
      </w:r>
    </w:p>
    <w:p w:rsidR="00000000" w:rsidDel="00000000" w:rsidP="00000000" w:rsidRDefault="00000000" w:rsidRPr="00000000" w14:paraId="0000045E">
      <w:pPr>
        <w:jc w:val="left"/>
        <w:rPr>
          <w:b w:val="1"/>
          <w:bCs w:val="1"/>
        </w:rPr>
      </w:pPr>
      <w:r w:rsidDel="00000000" w:rsidR="00000000" w:rsidRPr="00000000">
        <w:rPr>
          <w:b w:val="1"/>
          <w:bCs w:val="1"/>
          <w:rtl w:val="0"/>
        </w:rPr>
        <w:t xml:space="preserve">[Camera performs a sweeping pan around the main hall]</w:t>
      </w:r>
    </w:p>
    <w:p w:rsidR="00000000" w:rsidDel="00000000" w:rsidP="00000000" w:rsidRDefault="00000000" w:rsidRPr="00000000" w14:paraId="0000045F">
      <w:pPr>
        <w:rPr>
          <w:b w:val="1"/>
          <w:bCs w:val="1"/>
        </w:rPr>
      </w:pPr>
      <w:r w:rsidDel="00000000" w:rsidR="00000000" w:rsidRPr="00000000">
        <w:rPr>
          <w:rtl w:val="0"/>
        </w:rPr>
      </w:r>
    </w:p>
    <w:p w:rsidR="00000000" w:rsidDel="00000000" w:rsidP="00000000" w:rsidRDefault="00000000" w:rsidRPr="00000000" w14:paraId="00000460">
      <w:pPr>
        <w:ind w:left="720" w:firstLine="0"/>
        <w:rPr/>
      </w:pPr>
      <w:r w:rsidDel="00000000" w:rsidR="00000000" w:rsidRPr="00000000">
        <w:rPr>
          <w:rtl w:val="0"/>
        </w:rPr>
        <w:t xml:space="preserve">The camera sweeps down as Player, Tera, and Jasper enter the enormous 5-sided main room, 60 meters to each side. The vertical walls stretch up to a flat ceiling, also about 60 meters above the player. A chute emits from each of the other four walls (all except the entrance wall) about 2/3rds of the way to the ceiling. A large, off-center window is set high near the top of each wall. They allow diagonal slashes of natural white light down into the room, cutting dramatic light/dark chiaroscuro across the scene. </w:t>
      </w:r>
    </w:p>
    <w:p w:rsidR="00000000" w:rsidDel="00000000" w:rsidP="00000000" w:rsidRDefault="00000000" w:rsidRPr="00000000" w14:paraId="00000461">
      <w:pPr>
        <w:ind w:left="720" w:firstLine="0"/>
        <w:rPr/>
      </w:pPr>
      <w:r w:rsidDel="00000000" w:rsidR="00000000" w:rsidRPr="00000000">
        <w:rPr>
          <w:rtl w:val="0"/>
        </w:rPr>
      </w:r>
    </w:p>
    <w:p w:rsidR="00000000" w:rsidDel="00000000" w:rsidP="00000000" w:rsidRDefault="00000000" w:rsidRPr="00000000" w14:paraId="00000462">
      <w:pPr>
        <w:ind w:left="720" w:firstLine="0"/>
        <w:rPr/>
      </w:pPr>
      <w:r w:rsidDel="00000000" w:rsidR="00000000" w:rsidRPr="00000000">
        <w:rPr>
          <w:rtl w:val="0"/>
        </w:rPr>
        <w:t xml:space="preserve">They find themselves at the top of a small staircase that leads down several meters to the main floor (each wall has an identical set of stairs leading from a hexagonal door down to the central area). In the center of the room several meters below the players stands an ENORMOUS tree, easily 30 meters tall, completely ossified, brittle, like a solidified piece of ash rather than a tree. It appears to be the same species as the tree near home base, only many, many times more massive. A lone, large fruit– the size of a basketball–hangs heavily off of one low branch, its pitted surface like a green orange.</w:t>
      </w:r>
    </w:p>
    <w:p w:rsidR="00000000" w:rsidDel="00000000" w:rsidP="00000000" w:rsidRDefault="00000000" w:rsidRPr="00000000" w14:paraId="00000463">
      <w:pPr>
        <w:ind w:left="720" w:firstLine="0"/>
        <w:rPr/>
      </w:pPr>
      <w:r w:rsidDel="00000000" w:rsidR="00000000" w:rsidRPr="00000000">
        <w:rPr>
          <w:rtl w:val="0"/>
        </w:rPr>
      </w:r>
    </w:p>
    <w:p w:rsidR="00000000" w:rsidDel="00000000" w:rsidP="00000000" w:rsidRDefault="00000000" w:rsidRPr="00000000" w14:paraId="00000464">
      <w:pPr>
        <w:ind w:left="720" w:firstLine="0"/>
        <w:rPr/>
      </w:pPr>
      <w:r w:rsidDel="00000000" w:rsidR="00000000" w:rsidRPr="00000000">
        <w:rPr>
          <w:rtl w:val="0"/>
        </w:rPr>
        <w:t xml:space="preserve">The tree is growing from a small, domed island just slightly larger than its trunk in the center of a large, deep reservoir of dark water that fills most of the room. The water slowly churns around the circular reservoir, and below each wall-chute, a small channel for water cuts down directly to this reservoir–the effect being that the chutes would seem to discharge liquid that feeds the central reservoir. One of the chutes is slowly discharging a thick, faintly luminescent green liquid into its chute and flowing down into the reservoir.</w:t>
      </w:r>
    </w:p>
    <w:p w:rsidR="00000000" w:rsidDel="00000000" w:rsidP="00000000" w:rsidRDefault="00000000" w:rsidRPr="00000000" w14:paraId="00000465">
      <w:pPr>
        <w:ind w:left="720" w:firstLine="0"/>
        <w:rPr/>
      </w:pPr>
      <w:r w:rsidDel="00000000" w:rsidR="00000000" w:rsidRPr="00000000">
        <w:rPr>
          <w:rtl w:val="0"/>
        </w:rPr>
      </w:r>
    </w:p>
    <w:bookmarkStart w:colFirst="0" w:colLast="0" w:name="uxkacq6gij4n" w:id="278"/>
    <w:bookmarkEnd w:id="278"/>
    <w:p w:rsidR="00000000" w:rsidDel="00000000" w:rsidP="00000000" w:rsidRDefault="00000000" w:rsidRPr="00000000" w14:paraId="00000466">
      <w:pPr>
        <w:ind w:left="720" w:firstLine="0"/>
        <w:rPr/>
      </w:pPr>
      <w:r w:rsidDel="00000000" w:rsidR="00000000" w:rsidRPr="00000000">
        <w:rPr>
          <w:rtl w:val="0"/>
        </w:rPr>
        <w:t xml:space="preserve">On one wall, below the chute, a six-segmented symbol is etched deeply into the wall. On another wall, at the Player’s height, is an ALIEN MURAL.</w:t>
      </w:r>
    </w:p>
    <w:p w:rsidR="00000000" w:rsidDel="00000000" w:rsidP="00000000" w:rsidRDefault="00000000" w:rsidRPr="00000000" w14:paraId="00000467">
      <w:pPr>
        <w:ind w:left="0" w:firstLine="0"/>
        <w:rPr/>
      </w:pPr>
      <w:r w:rsidDel="00000000" w:rsidR="00000000" w:rsidRPr="00000000">
        <w:rPr>
          <w:rtl w:val="0"/>
        </w:rPr>
      </w:r>
    </w:p>
    <w:p w:rsidR="00000000" w:rsidDel="00000000" w:rsidP="00000000" w:rsidRDefault="00000000" w:rsidRPr="00000000" w14:paraId="00000468">
      <w:pPr>
        <w:ind w:left="0" w:firstLine="0"/>
        <w:rPr>
          <w:b w:val="1"/>
          <w:bCs w:val="1"/>
        </w:rPr>
      </w:pPr>
      <w:r w:rsidDel="00000000" w:rsidR="00000000" w:rsidRPr="00000000">
        <w:rPr>
          <w:b w:val="1"/>
          <w:bCs w:val="1"/>
          <w:rtl w:val="0"/>
        </w:rPr>
        <w:t xml:space="preserve">{Animation: Jasper walks in reverently, silently turned to face the symbol.}</w:t>
      </w:r>
    </w:p>
    <w:p w:rsidR="00000000" w:rsidDel="00000000" w:rsidP="00000000" w:rsidRDefault="00000000" w:rsidRPr="00000000" w14:paraId="00000469">
      <w:pPr>
        <w:ind w:left="0" w:firstLine="0"/>
        <w:rPr/>
      </w:pPr>
      <w:r w:rsidDel="00000000" w:rsidR="00000000" w:rsidRPr="00000000">
        <w:rPr>
          <w:rtl w:val="0"/>
        </w:rPr>
      </w:r>
    </w:p>
    <w:p w:rsidR="00000000" w:rsidDel="00000000" w:rsidP="00000000" w:rsidRDefault="00000000" w:rsidRPr="00000000" w14:paraId="0000046A">
      <w:pPr>
        <w:ind w:left="0" w:firstLine="0"/>
        <w:rPr>
          <w:b w:val="1"/>
          <w:bCs w:val="1"/>
        </w:rPr>
      </w:pPr>
      <w:r w:rsidDel="00000000" w:rsidR="00000000" w:rsidRPr="00000000">
        <w:rPr>
          <w:b w:val="1"/>
          <w:bCs w:val="1"/>
          <w:rtl w:val="0"/>
        </w:rPr>
        <w:t xml:space="preserve">{Animation: Tera runs down the stairs excitedly, unsure of what to look at first.}</w:t>
      </w:r>
    </w:p>
    <w:p w:rsidR="00000000" w:rsidDel="00000000" w:rsidP="00000000" w:rsidRDefault="00000000" w:rsidRPr="00000000" w14:paraId="0000046B">
      <w:pPr>
        <w:ind w:left="0" w:firstLine="0"/>
        <w:rPr/>
      </w:pPr>
      <w:r w:rsidDel="00000000" w:rsidR="00000000" w:rsidRPr="00000000">
        <w:rPr>
          <w:rtl w:val="0"/>
        </w:rPr>
      </w:r>
    </w:p>
    <w:p w:rsidR="00000000" w:rsidDel="00000000" w:rsidP="00000000" w:rsidRDefault="00000000" w:rsidRPr="00000000" w14:paraId="0000046C">
      <w:pPr>
        <w:pStyle w:val="Heading5"/>
        <w:rPr>
          <w:b w:val="1"/>
          <w:bCs w:val="1"/>
        </w:rPr>
      </w:pPr>
      <w:bookmarkStart w:colFirst="0" w:colLast="0" w:name="_wk57ya1h672o" w:id="279"/>
      <w:bookmarkEnd w:id="279"/>
      <w:r w:rsidDel="00000000" w:rsidR="00000000" w:rsidRPr="00000000">
        <w:rPr>
          <w:rtl w:val="0"/>
        </w:rPr>
        <w:t xml:space="preserve">TERA </w:t>
      </w:r>
      <w:r w:rsidDel="00000000" w:rsidR="00000000" w:rsidRPr="00000000">
        <w:rPr>
          <w:b w:val="1"/>
          <w:bCs w:val="1"/>
          <w:rtl w:val="0"/>
        </w:rPr>
        <w:t xml:space="preserve">[conversation,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46D">
      <w:pPr>
        <w:pStyle w:val="Heading6"/>
        <w:rPr/>
      </w:pPr>
      <w:bookmarkStart w:colFirst="0" w:colLast="0" w:name="_ykoar2puzroj" w:id="280"/>
      <w:bookmarkEnd w:id="280"/>
      <w:r w:rsidDel="00000000" w:rsidR="00000000" w:rsidRPr="00000000">
        <w:rPr>
          <w:i w:val="0"/>
          <w:iCs w:val="0"/>
          <w:rtl w:val="0"/>
        </w:rPr>
        <w:t xml:space="preserve">(to her viewers) </w:t>
      </w:r>
      <w:r w:rsidDel="00000000" w:rsidR="00000000" w:rsidRPr="00000000">
        <w:rPr>
          <w:rtl w:val="0"/>
        </w:rPr>
        <w:t xml:space="preserve">It’s amazing! Arcane alien symbols inside the ruin. What secrets do they contain?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5"/>
        <w:rPr>
          <w:b w:val="1"/>
          <w:bCs w:val="1"/>
        </w:rPr>
      </w:pPr>
      <w:bookmarkStart w:colFirst="0" w:colLast="0" w:name="_my0ebebm08j2" w:id="281"/>
      <w:bookmarkEnd w:id="28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70">
      <w:pPr>
        <w:pStyle w:val="Heading6"/>
        <w:rPr/>
      </w:pPr>
      <w:bookmarkStart w:colFirst="0" w:colLast="0" w:name="_2kxaujaa8jc2" w:id="282"/>
      <w:bookmarkEnd w:id="282"/>
      <w:r w:rsidDel="00000000" w:rsidR="00000000" w:rsidRPr="00000000">
        <w:rPr>
          <w:rtl w:val="0"/>
        </w:rPr>
        <w:t xml:space="preserve">Insufficient data to interpret at this time.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{Animation: Tera, unlistening, continues wandering around, until her gaze falls on the tree in the middle of the room. She stops, pivots, and addresses the camera again.}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5"/>
        <w:rPr>
          <w:b w:val="1"/>
          <w:bCs w:val="1"/>
        </w:rPr>
      </w:pPr>
      <w:bookmarkStart w:colFirst="0" w:colLast="0" w:name="_mimqb3r8i7am" w:id="283"/>
      <w:bookmarkEnd w:id="28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75">
      <w:pPr>
        <w:pStyle w:val="Heading6"/>
        <w:rPr/>
      </w:pPr>
      <w:bookmarkStart w:colFirst="0" w:colLast="0" w:name="_jd4k8licziux" w:id="284"/>
      <w:bookmarkEnd w:id="284"/>
      <w:r w:rsidDel="00000000" w:rsidR="00000000" w:rsidRPr="00000000">
        <w:rPr>
          <w:rtl w:val="0"/>
        </w:rPr>
        <w:t xml:space="preserve">Wow, that tree!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5"/>
        <w:spacing w:line="240" w:lineRule="auto"/>
        <w:rPr>
          <w:b w:val="1"/>
          <w:bCs w:val="1"/>
        </w:rPr>
      </w:pPr>
      <w:bookmarkStart w:colFirst="0" w:colLast="0" w:name="_2swiji47tjlc" w:id="285"/>
      <w:bookmarkEnd w:id="28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78">
      <w:pPr>
        <w:pStyle w:val="Heading6"/>
        <w:spacing w:line="240" w:lineRule="auto"/>
        <w:rPr/>
      </w:pPr>
      <w:bookmarkStart w:colFirst="0" w:colLast="0" w:name="_m2uft9itipbx" w:id="286"/>
      <w:bookmarkEnd w:id="286"/>
      <w:r w:rsidDel="00000000" w:rsidR="00000000" w:rsidRPr="00000000">
        <w:rPr>
          <w:rtl w:val="0"/>
        </w:rPr>
        <w:t xml:space="preserve">My scans would seem to indicate this is a petrified tree in excess of 5,000 years old. </w:t>
      </w:r>
    </w:p>
    <w:p w:rsidR="00000000" w:rsidDel="00000000" w:rsidP="00000000" w:rsidRDefault="00000000" w:rsidRPr="00000000" w14:paraId="00000479">
      <w:pPr>
        <w:ind w:left="0" w:firstLine="0"/>
        <w:rPr/>
      </w:pPr>
      <w:r w:rsidDel="00000000" w:rsidR="00000000" w:rsidRPr="00000000">
        <w:rPr>
          <w:rtl w:val="0"/>
        </w:rPr>
      </w:r>
    </w:p>
    <w:p w:rsidR="00000000" w:rsidDel="00000000" w:rsidP="00000000" w:rsidRDefault="00000000" w:rsidRPr="00000000" w14:paraId="0000047A">
      <w:pPr>
        <w:pStyle w:val="Heading5"/>
        <w:rPr>
          <w:b w:val="1"/>
          <w:bCs w:val="1"/>
        </w:rPr>
      </w:pPr>
      <w:bookmarkStart w:colFirst="0" w:colLast="0" w:name="_r4clncgn83iu" w:id="287"/>
      <w:bookmarkEnd w:id="287"/>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7B">
      <w:pPr>
        <w:pStyle w:val="Heading6"/>
        <w:rPr/>
      </w:pPr>
      <w:bookmarkStart w:colFirst="0" w:colLast="0" w:name="_65i10gn6jbeo" w:id="288"/>
      <w:bookmarkEnd w:id="288"/>
      <w:r w:rsidDel="00000000" w:rsidR="00000000" w:rsidRPr="00000000">
        <w:rPr>
          <w:i w:val="0"/>
          <w:iCs w:val="0"/>
          <w:rtl w:val="0"/>
        </w:rPr>
        <w:t xml:space="preserve">(unlistening, addressing her viewers) </w:t>
      </w:r>
      <w:r w:rsidDel="00000000" w:rsidR="00000000" w:rsidRPr="00000000">
        <w:rPr>
          <w:rtl w:val="0"/>
        </w:rPr>
        <w:t xml:space="preserve">Survival tip #2, everyone: between food, water, and even shade, a tree can make all the difference</w:t>
      </w:r>
      <w:r w:rsidDel="00000000" w:rsidR="00000000" w:rsidRPr="00000000">
        <w:rPr>
          <w:rtl w:val="0"/>
        </w:rPr>
        <w:t xml:space="preserve">.</w:t>
      </w:r>
      <w:r w:rsidDel="00000000" w:rsidR="00000000" w:rsidRPr="00000000">
        <w:rPr>
          <w:rtl w:val="0"/>
        </w:rPr>
        <w:t xml:space="preserve"> Let’s go check it out!</w:t>
      </w: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5"/>
        <w:rPr>
          <w:b w:val="1"/>
          <w:bCs w:val="1"/>
        </w:rPr>
      </w:pPr>
      <w:bookmarkStart w:colFirst="0" w:colLast="0" w:name="_rm2i9h77545w" w:id="289"/>
      <w:bookmarkEnd w:id="289"/>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7E">
      <w:pPr>
        <w:pStyle w:val="Heading6"/>
        <w:rPr/>
      </w:pPr>
      <w:bookmarkStart w:colFirst="0" w:colLast="0" w:name="_jrzxtbse95uq" w:id="290"/>
      <w:bookmarkEnd w:id="290"/>
      <w:r w:rsidDel="00000000" w:rsidR="00000000" w:rsidRPr="00000000">
        <w:rPr>
          <w:i w:val="0"/>
          <w:iCs w:val="0"/>
          <w:rtl w:val="0"/>
        </w:rPr>
        <w:t xml:space="preserve">(surprised) </w:t>
      </w:r>
      <w:r w:rsidDel="00000000" w:rsidR="00000000" w:rsidRPr="00000000">
        <w:rPr>
          <w:rtl w:val="0"/>
        </w:rPr>
        <w:t xml:space="preserve">Whoa!</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rtl w:val="0"/>
        </w:rPr>
        <w:t xml:space="preserve">{Animation: Tera steps up to the edge of the water, looking excitedly at the tree}</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bookmarkStart w:colFirst="0" w:colLast="0" w:name="kix.pp02k1gnow1r" w:id="291"/>
    <w:bookmarkEnd w:id="291"/>
    <w:p w:rsidR="00000000" w:rsidDel="00000000" w:rsidP="00000000" w:rsidRDefault="00000000" w:rsidRPr="00000000" w14:paraId="00000482">
      <w:pPr>
        <w:rPr>
          <w:b w:val="1"/>
          <w:bCs w:val="1"/>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r w:rsidDel="00000000" w:rsidR="00000000" w:rsidRPr="00000000">
        <w:rPr>
          <w:rtl w:val="0"/>
        </w:rPr>
      </w:r>
    </w:p>
    <w:p w:rsidR="00000000" w:rsidDel="00000000" w:rsidP="00000000" w:rsidRDefault="00000000" w:rsidRPr="00000000" w14:paraId="00000483">
      <w:pPr>
        <w:rPr>
          <w:b w:val="1"/>
          <w:bCs w:val="1"/>
        </w:rPr>
      </w:pPr>
      <w:r w:rsidDel="00000000" w:rsidR="00000000" w:rsidRPr="00000000">
        <w:rPr>
          <w:rtl w:val="0"/>
        </w:rPr>
      </w:r>
    </w:p>
    <w:p w:rsidR="00000000" w:rsidDel="00000000" w:rsidP="00000000" w:rsidRDefault="00000000" w:rsidRPr="00000000" w14:paraId="00000484">
      <w:pPr>
        <w:rPr>
          <w:b w:val="1"/>
          <w:bCs w:val="1"/>
          <w:i w:val="1"/>
          <w:iCs w:val="1"/>
        </w:rPr>
      </w:pPr>
      <w:r w:rsidDel="00000000" w:rsidR="00000000" w:rsidRPr="00000000">
        <w:rPr>
          <w:b w:val="1"/>
          <w:bCs w:val="1"/>
          <w:i w:val="1"/>
          <w:iCs w:val="1"/>
          <w:rtl w:val="0"/>
        </w:rPr>
        <w:t xml:space="preserve">[Note: From here on out, </w:t>
      </w:r>
      <w:r w:rsidDel="00000000" w:rsidR="00000000" w:rsidRPr="00000000">
        <w:rPr>
          <w:b w:val="1"/>
          <w:bCs w:val="1"/>
          <w:i w:val="1"/>
          <w:iCs w:val="1"/>
          <w:rtl w:val="0"/>
        </w:rPr>
        <w:t xml:space="preserve">the distant sound of Tera talking in hushed, excited tones to her viewers</w:t>
      </w:r>
      <w:r w:rsidDel="00000000" w:rsidR="00000000" w:rsidRPr="00000000">
        <w:rPr>
          <w:b w:val="1"/>
          <w:bCs w:val="1"/>
          <w:i w:val="1"/>
          <w:iCs w:val="1"/>
          <w:rtl w:val="0"/>
        </w:rPr>
        <w:t xml:space="preserve"> carries over the water and continues throughout the remainder of the Player’s time in the ruins.]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5"/>
        <w:rPr>
          <w:b w:val="1"/>
          <w:bCs w:val="1"/>
        </w:rPr>
      </w:pPr>
      <w:bookmarkStart w:colFirst="0" w:colLast="0" w:name="_6n03qa4burz6" w:id="292"/>
      <w:bookmarkEnd w:id="29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87">
      <w:pPr>
        <w:pStyle w:val="Heading6"/>
        <w:rPr>
          <w:highlight w:val="yellow"/>
        </w:rPr>
      </w:pPr>
      <w:bookmarkStart w:colFirst="0" w:colLast="0" w:name="_z897pnjb98ta" w:id="293"/>
      <w:bookmarkEnd w:id="293"/>
      <w:r w:rsidDel="00000000" w:rsidR="00000000" w:rsidRPr="00000000">
        <w:rPr>
          <w:rtl w:val="0"/>
        </w:rPr>
        <w:t xml:space="preserve">Scanning. I am detecting </w:t>
      </w:r>
      <w:r w:rsidDel="00000000" w:rsidR="00000000" w:rsidRPr="00000000">
        <w:rPr>
          <w:highlight w:val="yellow"/>
          <w:rtl w:val="0"/>
        </w:rPr>
        <w:t xml:space="preserve">both a </w:t>
      </w:r>
      <w:r w:rsidDel="00000000" w:rsidR="00000000" w:rsidRPr="00000000">
        <w:rPr>
          <w:highlight w:val="yellow"/>
          <w:rtl w:val="0"/>
        </w:rPr>
        <w:t xml:space="preserve">locked door and what appears to be an alien mural. Setting a waypoint.</w:t>
      </w:r>
      <w:r w:rsidDel="00000000" w:rsidR="00000000" w:rsidRPr="00000000">
        <w:rPr>
          <w:rtl w:val="0"/>
        </w:rPr>
      </w:r>
    </w:p>
    <w:p w:rsidR="00000000" w:rsidDel="00000000" w:rsidP="00000000" w:rsidRDefault="00000000" w:rsidRPr="00000000" w14:paraId="00000488">
      <w:pPr>
        <w:rPr>
          <w:highlight w:val="yellow"/>
        </w:rPr>
      </w:pPr>
      <w:r w:rsidDel="00000000" w:rsidR="00000000" w:rsidRPr="00000000">
        <w:rPr>
          <w:rtl w:val="0"/>
        </w:rPr>
      </w:r>
    </w:p>
    <w:bookmarkStart w:colFirst="0" w:colLast="0" w:name="r0x8faj8uelz" w:id="294"/>
    <w:bookmarkEnd w:id="294"/>
    <w:p w:rsidR="00000000" w:rsidDel="00000000" w:rsidP="00000000" w:rsidRDefault="00000000" w:rsidRPr="00000000" w14:paraId="00000489">
      <w:pPr>
        <w:rPr>
          <w:b w:val="1"/>
          <w:bCs w:val="1"/>
          <w:highlight w:val="yellow"/>
        </w:rPr>
      </w:pPr>
      <w:r w:rsidDel="00000000" w:rsidR="00000000" w:rsidRPr="00000000">
        <w:rPr>
          <w:b w:val="1"/>
          <w:bCs w:val="1"/>
          <w:highlight w:val="yellow"/>
          <w:rtl w:val="0"/>
        </w:rPr>
        <w:t xml:space="preserve">{Popup: “Mission: Forsaken Facility updated”}</w:t>
      </w:r>
    </w:p>
    <w:p w:rsidR="00000000" w:rsidDel="00000000" w:rsidP="00000000" w:rsidRDefault="00000000" w:rsidRPr="00000000" w14:paraId="0000048A">
      <w:pPr>
        <w:rPr>
          <w:b w:val="1"/>
          <w:bCs w:val="1"/>
          <w:highlight w:val="yellow"/>
        </w:rPr>
      </w:pPr>
      <w:r w:rsidDel="00000000" w:rsidR="00000000" w:rsidRPr="00000000">
        <w:rPr>
          <w:b w:val="1"/>
          <w:bCs w:val="1"/>
          <w:highlight w:val="yellow"/>
          <w:rtl w:val="0"/>
        </w:rPr>
        <w:t xml:space="preserve">{Quest Tracker: “Check the panel”}</w:t>
      </w:r>
    </w:p>
    <w:p w:rsidR="00000000" w:rsidDel="00000000" w:rsidP="00000000" w:rsidRDefault="00000000" w:rsidRPr="00000000" w14:paraId="0000048B">
      <w:pPr>
        <w:rPr>
          <w:b w:val="1"/>
          <w:bCs w:val="1"/>
          <w:highlight w:val="yellow"/>
        </w:rPr>
      </w:pPr>
      <w:r w:rsidDel="00000000" w:rsidR="00000000" w:rsidRPr="00000000">
        <w:rPr>
          <w:b w:val="1"/>
          <w:bCs w:val="1"/>
          <w:highlight w:val="yellow"/>
          <w:rtl w:val="0"/>
        </w:rPr>
        <w:t xml:space="preserve">{Waypoint: Panel next to the fi</w:t>
      </w:r>
      <w:r w:rsidDel="00000000" w:rsidR="00000000" w:rsidRPr="00000000">
        <w:rPr>
          <w:b w:val="1"/>
          <w:bCs w:val="1"/>
          <w:highlight w:val="yellow"/>
          <w:rtl w:val="0"/>
        </w:rPr>
        <w:t xml:space="preserve">rst wing’s door}</w:t>
      </w:r>
      <w:r w:rsidDel="00000000" w:rsidR="00000000" w:rsidRPr="00000000">
        <w:rPr>
          <w:rtl w:val="0"/>
        </w:rPr>
      </w:r>
    </w:p>
    <w:p w:rsidR="00000000" w:rsidDel="00000000" w:rsidP="00000000" w:rsidRDefault="00000000" w:rsidRPr="00000000" w14:paraId="0000048C">
      <w:pPr>
        <w:rPr>
          <w:highlight w:val="yellow"/>
        </w:rPr>
      </w:pPr>
      <w:r w:rsidDel="00000000" w:rsidR="00000000" w:rsidRPr="00000000">
        <w:rPr>
          <w:rtl w:val="0"/>
        </w:rPr>
      </w:r>
    </w:p>
    <w:p w:rsidR="00000000" w:rsidDel="00000000" w:rsidP="00000000" w:rsidRDefault="00000000" w:rsidRPr="00000000" w14:paraId="0000048D">
      <w:pPr>
        <w:rPr>
          <w:highlight w:val="yellow"/>
        </w:rPr>
      </w:pPr>
      <w:r w:rsidDel="00000000" w:rsidR="00000000" w:rsidRPr="00000000">
        <w:rPr>
          <w:highlight w:val="yellow"/>
          <w:rtl w:val="0"/>
        </w:rPr>
        <w:t xml:space="preserve">Player walks to the panel.</w:t>
      </w:r>
    </w:p>
    <w:p w:rsidR="00000000" w:rsidDel="00000000" w:rsidP="00000000" w:rsidRDefault="00000000" w:rsidRPr="00000000" w14:paraId="0000048E">
      <w:pPr>
        <w:rPr>
          <w:highlight w:val="yellow"/>
        </w:rPr>
      </w:pPr>
      <w:r w:rsidDel="00000000" w:rsidR="00000000" w:rsidRPr="00000000">
        <w:rPr>
          <w:rtl w:val="0"/>
        </w:rPr>
      </w:r>
    </w:p>
    <w:p w:rsidR="00000000" w:rsidDel="00000000" w:rsidP="00000000" w:rsidRDefault="00000000" w:rsidRPr="00000000" w14:paraId="0000048F">
      <w:pPr>
        <w:rPr>
          <w:b w:val="1"/>
          <w:bCs w:val="1"/>
          <w:highlight w:val="yellow"/>
        </w:rPr>
      </w:pPr>
      <w:r w:rsidDel="00000000" w:rsidR="00000000" w:rsidRPr="00000000">
        <w:rPr>
          <w:b w:val="1"/>
          <w:bCs w:val="1"/>
          <w:highlight w:val="yellow"/>
          <w:rtl w:val="0"/>
        </w:rPr>
        <w:t xml:space="preserve">{Input: Press [E/Action button] to use the panel}</w:t>
      </w:r>
    </w:p>
    <w:p w:rsidR="00000000" w:rsidDel="00000000" w:rsidP="00000000" w:rsidRDefault="00000000" w:rsidRPr="00000000" w14:paraId="00000490">
      <w:pPr>
        <w:rPr>
          <w:b w:val="1"/>
          <w:bCs w:val="1"/>
          <w:highlight w:val="yellow"/>
        </w:rPr>
      </w:pPr>
      <w:r w:rsidDel="00000000" w:rsidR="00000000" w:rsidRPr="00000000">
        <w:rPr>
          <w:b w:val="1"/>
          <w:bCs w:val="1"/>
          <w:highlight w:val="yellow"/>
          <w:rtl w:val="0"/>
        </w:rPr>
        <w:t xml:space="preserve">{Mini Game: Nanomachine Panel </w:t>
      </w:r>
      <w:r w:rsidDel="00000000" w:rsidR="00000000" w:rsidRPr="00000000">
        <w:rPr>
          <w:b w:val="1"/>
          <w:bCs w:val="1"/>
          <w:i w:val="1"/>
          <w:iCs w:val="1"/>
          <w:highlight w:val="cyan"/>
          <w:rtl w:val="0"/>
        </w:rPr>
        <w:t xml:space="preserve">[To be designed]</w:t>
      </w:r>
      <w:r w:rsidDel="00000000" w:rsidR="00000000" w:rsidRPr="00000000">
        <w:rPr>
          <w:b w:val="1"/>
          <w:bCs w:val="1"/>
          <w:highlight w:val="yellow"/>
          <w:rtl w:val="0"/>
        </w:rPr>
        <w:t xml:space="preserve">}</w:t>
      </w:r>
    </w:p>
    <w:p w:rsidR="00000000" w:rsidDel="00000000" w:rsidP="00000000" w:rsidRDefault="00000000" w:rsidRPr="00000000" w14:paraId="00000491">
      <w:pPr>
        <w:rPr>
          <w:b w:val="1"/>
          <w:bCs w:val="1"/>
          <w:highlight w:val="yellow"/>
        </w:rPr>
      </w:pPr>
      <w:r w:rsidDel="00000000" w:rsidR="00000000" w:rsidRPr="00000000">
        <w:rPr>
          <w:rtl w:val="0"/>
        </w:rPr>
      </w:r>
    </w:p>
    <w:bookmarkStart w:colFirst="0" w:colLast="0" w:name="6irmvxg4m1oq" w:id="295"/>
    <w:bookmarkEnd w:id="295"/>
    <w:p w:rsidR="00000000" w:rsidDel="00000000" w:rsidP="00000000" w:rsidRDefault="00000000" w:rsidRPr="00000000" w14:paraId="00000492">
      <w:pPr>
        <w:rPr>
          <w:b w:val="1"/>
          <w:bCs w:val="1"/>
          <w:highlight w:val="yellow"/>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Nano Upgrade #4: </w:t>
      </w:r>
      <w:r w:rsidDel="00000000" w:rsidR="00000000" w:rsidRPr="00000000">
        <w:rPr>
          <w:rtl w:val="0"/>
        </w:rPr>
      </w:r>
    </w:p>
    <w:p w:rsidR="00000000" w:rsidDel="00000000" w:rsidP="00000000" w:rsidRDefault="00000000" w:rsidRPr="00000000" w14:paraId="00000493">
      <w:pPr>
        <w:rPr>
          <w:b w:val="1"/>
          <w:bCs w:val="1"/>
          <w:highlight w:val="yellow"/>
        </w:rPr>
      </w:pPr>
      <w:r w:rsidDel="00000000" w:rsidR="00000000" w:rsidRPr="00000000">
        <w:rPr>
          <w:b w:val="1"/>
          <w:bCs w:val="1"/>
          <w:highlight w:val="yellow"/>
          <w:rtl w:val="0"/>
        </w:rPr>
        <w:t xml:space="preserve">{Animation: Nanomachines swirl around the player’s holo-watch. Another band lights up and DANI’s projection shakes itself off (similar to a wet dog)}</w:t>
      </w:r>
    </w:p>
    <w:p w:rsidR="00000000" w:rsidDel="00000000" w:rsidP="00000000" w:rsidRDefault="00000000" w:rsidRPr="00000000" w14:paraId="00000494">
      <w:pPr>
        <w:rPr>
          <w:b w:val="1"/>
          <w:bCs w:val="1"/>
          <w:highlight w:val="yellow"/>
        </w:rPr>
      </w:pPr>
      <w:r w:rsidDel="00000000" w:rsidR="00000000" w:rsidRPr="00000000">
        <w:rPr>
          <w:rtl w:val="0"/>
        </w:rPr>
      </w:r>
    </w:p>
    <w:p w:rsidR="00000000" w:rsidDel="00000000" w:rsidP="00000000" w:rsidRDefault="00000000" w:rsidRPr="00000000" w14:paraId="00000495">
      <w:pPr>
        <w:pStyle w:val="Heading5"/>
        <w:rPr>
          <w:b w:val="1"/>
          <w:bCs w:val="1"/>
          <w:highlight w:val="yellow"/>
        </w:rPr>
      </w:pPr>
      <w:bookmarkStart w:colFirst="0" w:colLast="0" w:name="_grucho3uo2yg" w:id="296"/>
      <w:bookmarkEnd w:id="296"/>
      <w:r w:rsidDel="00000000" w:rsidR="00000000" w:rsidRPr="00000000">
        <w:rPr>
          <w:highlight w:val="yellow"/>
          <w:rtl w:val="0"/>
        </w:rPr>
        <w:t xml:space="preserve">DANI </w:t>
      </w:r>
      <w:r w:rsidDel="00000000" w:rsidR="00000000" w:rsidRPr="00000000">
        <w:rPr>
          <w:b w:val="1"/>
          <w:bCs w:val="1"/>
          <w:highlight w:val="yellow"/>
          <w:rtl w:val="0"/>
        </w:rPr>
        <w:t xml:space="preserve">[conversation]</w:t>
      </w:r>
    </w:p>
    <w:p w:rsidR="00000000" w:rsidDel="00000000" w:rsidP="00000000" w:rsidRDefault="00000000" w:rsidRPr="00000000" w14:paraId="00000496">
      <w:pPr>
        <w:pStyle w:val="Heading6"/>
        <w:rPr>
          <w:highlight w:val="yellow"/>
        </w:rPr>
      </w:pPr>
      <w:bookmarkStart w:colFirst="0" w:colLast="0" w:name="_27g9acqmlaui" w:id="297"/>
      <w:bookmarkEnd w:id="297"/>
      <w:r w:rsidDel="00000000" w:rsidR="00000000" w:rsidRPr="00000000">
        <w:rPr>
          <w:highlight w:val="yellow"/>
          <w:rtl w:val="0"/>
        </w:rPr>
        <w:t xml:space="preserve">Hmm. It appears that I can now interface with this facility in a limited capacity. Releasing the lock on this door.</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shd w:fill="ea9999" w:val="clear"/>
          <w:rtl w:val="0"/>
        </w:rPr>
        <w:t xml:space="preserve">[/</w:t>
      </w:r>
      <w:r w:rsidDel="00000000" w:rsidR="00000000" w:rsidRPr="00000000">
        <w:rPr>
          <w:b w:val="1"/>
          <w:bCs w:val="1"/>
          <w:shd w:fill="ea9999" w:val="clear"/>
          <w:rtl w:val="0"/>
        </w:rPr>
        <w:t xml:space="preserve">C</w:t>
      </w:r>
      <w:r w:rsidDel="00000000" w:rsidR="00000000" w:rsidRPr="00000000">
        <w:rPr>
          <w:b w:val="1"/>
          <w:bCs w:val="1"/>
          <w:shd w:fill="ea9999" w:val="clear"/>
          <w:rtl w:val="0"/>
        </w:rPr>
        <w:t xml:space="preserve">utscene] </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{Popup: “Mission: Forsaken Facility updated”}</w:t>
      </w:r>
    </w:p>
    <w:p w:rsidR="00000000" w:rsidDel="00000000" w:rsidP="00000000" w:rsidRDefault="00000000" w:rsidRPr="00000000" w14:paraId="0000049B">
      <w:pPr>
        <w:rPr>
          <w:b w:val="1"/>
          <w:bCs w:val="1"/>
        </w:rPr>
      </w:pPr>
      <w:r w:rsidDel="00000000" w:rsidR="00000000" w:rsidRPr="00000000">
        <w:rPr>
          <w:b w:val="1"/>
          <w:bCs w:val="1"/>
          <w:rtl w:val="0"/>
        </w:rPr>
        <w:t xml:space="preserve">{Quest Tracker: “Explore the first wing”}</w:t>
      </w:r>
    </w:p>
    <w:p w:rsidR="00000000" w:rsidDel="00000000" w:rsidP="00000000" w:rsidRDefault="00000000" w:rsidRPr="00000000" w14:paraId="0000049C">
      <w:pPr>
        <w:rPr>
          <w:b w:val="1"/>
          <w:bCs w:val="1"/>
        </w:rPr>
      </w:pPr>
      <w:r w:rsidDel="00000000" w:rsidR="00000000" w:rsidRPr="00000000">
        <w:rPr>
          <w:b w:val="1"/>
          <w:bCs w:val="1"/>
          <w:rtl w:val="0"/>
        </w:rPr>
        <w:t xml:space="preserve">{Waypoint: Doorway leading into the first wing}</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5"/>
        <w:rPr>
          <w:b w:val="1"/>
          <w:bCs w:val="1"/>
        </w:rPr>
      </w:pPr>
      <w:bookmarkStart w:colFirst="0" w:colLast="0" w:name="_h1e6ckwtz5eg" w:id="298"/>
      <w:bookmarkEnd w:id="298"/>
      <w:r w:rsidDel="00000000" w:rsidR="00000000" w:rsidRPr="00000000">
        <w:rPr>
          <w:rtl w:val="0"/>
        </w:rPr>
        <w:t xml:space="preserve">JASPER</w:t>
      </w:r>
      <w:r w:rsidDel="00000000" w:rsidR="00000000" w:rsidRPr="00000000">
        <w:rPr>
          <w:rtl w:val="0"/>
        </w:rPr>
        <w:t xml:space="preserve"> </w:t>
      </w:r>
      <w:r w:rsidDel="00000000" w:rsidR="00000000" w:rsidRPr="00000000">
        <w:rPr>
          <w:b w:val="1"/>
          <w:bCs w:val="1"/>
          <w:rtl w:val="0"/>
        </w:rPr>
        <w:t xml:space="preserve">[conversation]</w:t>
      </w:r>
    </w:p>
    <w:p w:rsidR="00000000" w:rsidDel="00000000" w:rsidP="00000000" w:rsidRDefault="00000000" w:rsidRPr="00000000" w14:paraId="0000049F">
      <w:pPr>
        <w:pStyle w:val="Heading6"/>
        <w:rPr/>
      </w:pPr>
      <w:bookmarkStart w:colFirst="0" w:colLast="0" w:name="_1ntpie7mkcnw" w:id="299"/>
      <w:bookmarkEnd w:id="299"/>
      <w:r w:rsidDel="00000000" w:rsidR="00000000" w:rsidRPr="00000000">
        <w:rPr>
          <w:rtl w:val="0"/>
        </w:rPr>
        <w:t xml:space="preserve">You learn quickly, DANI. The nanomachines have taught you well.</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5"/>
        <w:rPr>
          <w:b w:val="1"/>
          <w:bCs w:val="1"/>
        </w:rPr>
      </w:pPr>
      <w:bookmarkStart w:colFirst="0" w:colLast="0" w:name="_rnsmynwd62cb" w:id="300"/>
      <w:bookmarkEnd w:id="300"/>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A2">
      <w:pPr>
        <w:pStyle w:val="Heading6"/>
        <w:rPr/>
      </w:pPr>
      <w:bookmarkStart w:colFirst="0" w:colLast="0" w:name="_kmxfhvx63mtz" w:id="301"/>
      <w:bookmarkEnd w:id="301"/>
      <w:r w:rsidDel="00000000" w:rsidR="00000000" w:rsidRPr="00000000">
        <w:rPr>
          <w:i w:val="0"/>
          <w:iCs w:val="0"/>
          <w:rtl w:val="0"/>
        </w:rPr>
        <w:t xml:space="preserve">(calling out from the island) </w:t>
      </w:r>
      <w:r w:rsidDel="00000000" w:rsidR="00000000" w:rsidRPr="00000000">
        <w:rPr>
          <w:rtl w:val="0"/>
        </w:rPr>
        <w:t xml:space="preserve">Super creepy, Jasper! You need to work on that!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Player climbs the steps and enters the door for Wing 1</w:t>
      </w:r>
    </w:p>
    <w:p w:rsidR="00000000" w:rsidDel="00000000" w:rsidP="00000000" w:rsidRDefault="00000000" w:rsidRPr="00000000" w14:paraId="000004A5">
      <w:pPr>
        <w:rPr>
          <w:b w:val="1"/>
          <w:bCs w:val="1"/>
          <w:i w:val="1"/>
          <w:iCs w:val="1"/>
        </w:rPr>
      </w:pPr>
      <w:r w:rsidDel="00000000" w:rsidR="00000000" w:rsidRPr="00000000">
        <w:rPr>
          <w:b w:val="1"/>
          <w:bCs w:val="1"/>
          <w:i w:val="1"/>
          <w:iCs w:val="1"/>
          <w:rtl w:val="0"/>
        </w:rPr>
        <w:t xml:space="preserve">[Note: As the doorway is open and the first wing is in the same area, there is no interaction prompt to move from the hub to the first wing.]</w:t>
      </w:r>
    </w:p>
    <w:p w:rsidR="00000000" w:rsidDel="00000000" w:rsidP="00000000" w:rsidRDefault="00000000" w:rsidRPr="00000000" w14:paraId="000004A6">
      <w:pPr>
        <w:rPr>
          <w:highlight w:val="yellow"/>
        </w:rPr>
      </w:pPr>
      <w:r w:rsidDel="00000000" w:rsidR="00000000" w:rsidRPr="00000000">
        <w:rPr>
          <w:rtl w:val="0"/>
        </w:rPr>
      </w:r>
    </w:p>
    <w:bookmarkStart w:colFirst="0" w:colLast="0" w:name="lkpsruui8hb5" w:id="302"/>
    <w:bookmarkEnd w:id="302"/>
    <w:p w:rsidR="00000000" w:rsidDel="00000000" w:rsidP="00000000" w:rsidRDefault="00000000" w:rsidRPr="00000000" w14:paraId="000004A7">
      <w:pPr>
        <w:rPr>
          <w:b w:val="1"/>
          <w:bCs w:val="1"/>
        </w:rPr>
      </w:pPr>
      <w:r w:rsidDel="00000000" w:rsidR="00000000" w:rsidRPr="00000000">
        <w:rPr>
          <w:b w:val="1"/>
          <w:bCs w:val="1"/>
          <w:rtl w:val="0"/>
        </w:rPr>
        <w:t xml:space="preserve">INT. WING 1, ROOM A</w:t>
      </w:r>
    </w:p>
    <w:p w:rsidR="00000000" w:rsidDel="00000000" w:rsidP="00000000" w:rsidRDefault="00000000" w:rsidRPr="00000000" w14:paraId="000004A8">
      <w:pPr>
        <w:rPr>
          <w:b w:val="1"/>
          <w:bCs w:val="1"/>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The room contains two canals, one empty, one full, both leading into the next room. A powercube sits in the center of the room, and a glowing barrier blocks the door ahead.</w:t>
      </w:r>
    </w:p>
    <w:p w:rsidR="00000000" w:rsidDel="00000000" w:rsidP="00000000" w:rsidRDefault="00000000" w:rsidRPr="00000000" w14:paraId="000004AA">
      <w:pPr>
        <w:rPr>
          <w:b w:val="1"/>
          <w:bCs w:val="1"/>
        </w:rPr>
      </w:pPr>
      <w:r w:rsidDel="00000000" w:rsidR="00000000" w:rsidRPr="00000000">
        <w:rPr>
          <w:b w:val="1"/>
          <w:bCs w:val="1"/>
          <w:rtl w:val="0"/>
        </w:rPr>
        <w:t xml:space="preserve">{Waypoint: None}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5"/>
        <w:jc w:val="center"/>
        <w:rPr>
          <w:b w:val="1"/>
          <w:bCs w:val="1"/>
        </w:rPr>
      </w:pPr>
      <w:bookmarkStart w:colFirst="0" w:colLast="0" w:name="_rsfpnzb5x3k1" w:id="303"/>
      <w:bookmarkEnd w:id="303"/>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4AD">
      <w:pPr>
        <w:pStyle w:val="Heading6"/>
        <w:ind w:left="2160" w:right="2160" w:firstLine="0"/>
        <w:rPr/>
      </w:pPr>
      <w:bookmarkStart w:colFirst="0" w:colLast="0" w:name="_jumlffcv12bu" w:id="304"/>
      <w:bookmarkEnd w:id="304"/>
      <w:r w:rsidDel="00000000" w:rsidR="00000000" w:rsidRPr="00000000">
        <w:rPr>
          <w:rtl w:val="0"/>
        </w:rPr>
        <w:t xml:space="preserve">This canal appears to require water. Perhaps the powercube may be the answer.</w:t>
      </w:r>
    </w:p>
    <w:p w:rsidR="00000000" w:rsidDel="00000000" w:rsidP="00000000" w:rsidRDefault="00000000" w:rsidRPr="00000000" w14:paraId="000004AE">
      <w:pPr>
        <w:ind w:left="2160" w:right="2160" w:firstLine="0"/>
        <w:rPr/>
      </w:pPr>
      <w:r w:rsidDel="00000000" w:rsidR="00000000" w:rsidRPr="00000000">
        <w:rPr>
          <w:rtl w:val="0"/>
        </w:rPr>
      </w:r>
    </w:p>
    <w:p w:rsidR="00000000" w:rsidDel="00000000" w:rsidP="00000000" w:rsidRDefault="00000000" w:rsidRPr="00000000" w14:paraId="000004AF">
      <w:pPr>
        <w:ind w:left="0" w:right="2160" w:firstLine="0"/>
        <w:rPr>
          <w:b w:val="1"/>
          <w:bCs w:val="1"/>
        </w:rPr>
      </w:pPr>
      <w:r w:rsidDel="00000000" w:rsidR="00000000" w:rsidRPr="00000000">
        <w:rPr>
          <w:b w:val="1"/>
          <w:bCs w:val="1"/>
          <w:rtl w:val="0"/>
        </w:rPr>
        <w:t xml:space="preserve">{Input: Press [E/Action button] to pick up the powercube}</w:t>
      </w:r>
      <w:r w:rsidDel="00000000" w:rsidR="00000000" w:rsidRPr="00000000">
        <w:rPr>
          <w:rtl w:val="0"/>
        </w:rPr>
      </w:r>
    </w:p>
    <w:p w:rsidR="00000000" w:rsidDel="00000000" w:rsidP="00000000" w:rsidRDefault="00000000" w:rsidRPr="00000000" w14:paraId="000004B0">
      <w:pPr>
        <w:ind w:left="0" w:right="2160" w:firstLine="0"/>
        <w:rPr/>
      </w:pPr>
      <w:r w:rsidDel="00000000" w:rsidR="00000000" w:rsidRPr="00000000">
        <w:rPr>
          <w:rtl w:val="0"/>
        </w:rPr>
      </w:r>
    </w:p>
    <w:p w:rsidR="00000000" w:rsidDel="00000000" w:rsidP="00000000" w:rsidRDefault="00000000" w:rsidRPr="00000000" w14:paraId="000004B1">
      <w:pPr>
        <w:pStyle w:val="Heading5"/>
        <w:rPr>
          <w:b w:val="1"/>
          <w:bCs w:val="1"/>
        </w:rPr>
      </w:pPr>
      <w:bookmarkStart w:colFirst="0" w:colLast="0" w:name="_34ygn231b7zd" w:id="305"/>
      <w:bookmarkEnd w:id="305"/>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bookmarkStart w:colFirst="0" w:colLast="0" w:name="i1xdyfil35or" w:id="306"/>
    <w:bookmarkEnd w:id="306"/>
    <w:p w:rsidR="00000000" w:rsidDel="00000000" w:rsidP="00000000" w:rsidRDefault="00000000" w:rsidRPr="00000000" w14:paraId="000004B2">
      <w:pPr>
        <w:pStyle w:val="Heading6"/>
        <w:ind w:right="2160"/>
        <w:rPr/>
      </w:pPr>
      <w:bookmarkStart w:colFirst="0" w:colLast="0" w:name="_nw4z7ah6hcg2" w:id="307"/>
      <w:bookmarkEnd w:id="307"/>
      <w:r w:rsidDel="00000000" w:rsidR="00000000" w:rsidRPr="00000000">
        <w:rPr>
          <w:highlight w:val="yellow"/>
          <w:rtl w:val="0"/>
        </w:rPr>
        <w:t xml:space="preserve">As in the previous ruin</w:t>
      </w:r>
      <w:r w:rsidDel="00000000" w:rsidR="00000000" w:rsidRPr="00000000">
        <w:rPr>
          <w:rtl w:val="0"/>
        </w:rPr>
        <w:t xml:space="preserve">, y</w:t>
      </w:r>
      <w:r w:rsidDel="00000000" w:rsidR="00000000" w:rsidRPr="00000000">
        <w:rPr>
          <w:rtl w:val="0"/>
        </w:rPr>
        <w:t xml:space="preserve">ou may need to find another pad on which to place this powercube.</w:t>
      </w:r>
    </w:p>
    <w:p w:rsidR="00000000" w:rsidDel="00000000" w:rsidP="00000000" w:rsidRDefault="00000000" w:rsidRPr="00000000" w14:paraId="000004B3">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ind w:right="60"/>
              <w:rPr>
                <w:b w:val="1"/>
                <w:bCs w:val="1"/>
              </w:rPr>
            </w:pPr>
            <w:r w:rsidDel="00000000" w:rsidR="00000000" w:rsidRPr="00000000">
              <w:rPr>
                <w:b w:val="1"/>
                <w:bCs w:val="1"/>
                <w:rtl w:val="0"/>
              </w:rPr>
              <w:t xml:space="preserve">(If P tries to take the powercube through the barrier door)</w:t>
            </w:r>
          </w:p>
          <w:p w:rsidR="00000000" w:rsidDel="00000000" w:rsidP="00000000" w:rsidRDefault="00000000" w:rsidRPr="00000000" w14:paraId="000004B7">
            <w:pPr>
              <w:ind w:right="2160"/>
              <w:rPr/>
            </w:pPr>
            <w:r w:rsidDel="00000000" w:rsidR="00000000" w:rsidRPr="00000000">
              <w:rPr>
                <w:rtl w:val="0"/>
              </w:rPr>
            </w:r>
          </w:p>
          <w:p w:rsidR="00000000" w:rsidDel="00000000" w:rsidP="00000000" w:rsidRDefault="00000000" w:rsidRPr="00000000" w14:paraId="000004B8">
            <w:pPr>
              <w:pStyle w:val="Heading5"/>
              <w:ind w:right="-120"/>
              <w:rPr>
                <w:b w:val="1"/>
                <w:bCs w:val="1"/>
              </w:rPr>
            </w:pPr>
            <w:bookmarkStart w:colFirst="0" w:colLast="0" w:name="_drqb8dui3gh3" w:id="308"/>
            <w:bookmarkEnd w:id="30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B9">
            <w:pPr>
              <w:ind w:right="-30"/>
              <w:rPr>
                <w:i w:val="1"/>
                <w:iCs w:val="1"/>
              </w:rPr>
            </w:pPr>
            <w:r w:rsidDel="00000000" w:rsidR="00000000" w:rsidRPr="00000000">
              <w:rPr>
                <w:i w:val="1"/>
                <w:iCs w:val="1"/>
                <w:rtl w:val="0"/>
              </w:rPr>
              <w:t xml:space="preserve">I am detecting an opposing energy field in this barrier. I do not believe the powercube can be carried through it. Perhaps there is another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b w:val="1"/>
                <w:bCs w:val="1"/>
              </w:rPr>
            </w:pPr>
            <w:r w:rsidDel="00000000" w:rsidR="00000000" w:rsidRPr="00000000">
              <w:rPr>
                <w:b w:val="1"/>
                <w:bCs w:val="1"/>
                <w:rtl w:val="0"/>
              </w:rPr>
              <w:t xml:space="preserve">(If P doesn’t put the powercube in the canal for 90 seconds)</w:t>
            </w:r>
          </w:p>
          <w:p w:rsidR="00000000" w:rsidDel="00000000" w:rsidP="00000000" w:rsidRDefault="00000000" w:rsidRPr="00000000" w14:paraId="000004BB">
            <w:pPr>
              <w:widowControl w:val="0"/>
              <w:spacing w:line="240" w:lineRule="auto"/>
              <w:rPr/>
            </w:pPr>
            <w:r w:rsidDel="00000000" w:rsidR="00000000" w:rsidRPr="00000000">
              <w:rPr>
                <w:rtl w:val="0"/>
              </w:rPr>
            </w:r>
          </w:p>
          <w:p w:rsidR="00000000" w:rsidDel="00000000" w:rsidP="00000000" w:rsidRDefault="00000000" w:rsidRPr="00000000" w14:paraId="000004BC">
            <w:pPr>
              <w:pStyle w:val="Heading5"/>
              <w:widowControl w:val="0"/>
              <w:spacing w:line="240" w:lineRule="auto"/>
              <w:rPr>
                <w:b w:val="1"/>
                <w:bCs w:val="1"/>
              </w:rPr>
            </w:pPr>
            <w:bookmarkStart w:colFirst="0" w:colLast="0" w:name="_txpr1qoum6x7" w:id="309"/>
            <w:bookmarkEnd w:id="30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BD">
            <w:pPr>
              <w:widowControl w:val="0"/>
              <w:spacing w:line="240" w:lineRule="auto"/>
              <w:rPr>
                <w:i w:val="1"/>
                <w:iCs w:val="1"/>
              </w:rPr>
            </w:pPr>
            <w:r w:rsidDel="00000000" w:rsidR="00000000" w:rsidRPr="00000000">
              <w:rPr>
                <w:i w:val="1"/>
                <w:iCs w:val="1"/>
                <w:rtl w:val="0"/>
              </w:rPr>
              <w:t xml:space="preserve">That canal appears to connect to the next room.</w:t>
            </w:r>
          </w:p>
        </w:tc>
      </w:tr>
    </w:tbl>
    <w:p w:rsidR="00000000" w:rsidDel="00000000" w:rsidP="00000000" w:rsidRDefault="00000000" w:rsidRPr="00000000" w14:paraId="000004BE">
      <w:pPr>
        <w:rPr/>
      </w:pPr>
      <w:r w:rsidDel="00000000" w:rsidR="00000000" w:rsidRPr="00000000">
        <w:rPr>
          <w:rtl w:val="0"/>
        </w:rPr>
      </w:r>
    </w:p>
    <w:bookmarkStart w:colFirst="0" w:colLast="0" w:name="1iwr4k7p7p0d" w:id="310"/>
    <w:bookmarkEnd w:id="310"/>
    <w:p w:rsidR="00000000" w:rsidDel="00000000" w:rsidP="00000000" w:rsidRDefault="00000000" w:rsidRPr="00000000" w14:paraId="000004BF">
      <w:pPr>
        <w:rPr/>
      </w:pPr>
      <w:r w:rsidDel="00000000" w:rsidR="00000000" w:rsidRPr="00000000">
        <w:rPr>
          <w:rtl w:val="0"/>
        </w:rPr>
        <w:t xml:space="preserve">Player drops cube into water.</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b w:val="1"/>
          <w:bCs w:val="1"/>
          <w:rtl w:val="0"/>
        </w:rPr>
        <w:t xml:space="preserve">{Input: Press [E/Action button] to put down the powercube}</w:t>
      </w:r>
    </w:p>
    <w:p w:rsidR="00000000" w:rsidDel="00000000" w:rsidP="00000000" w:rsidRDefault="00000000" w:rsidRPr="00000000" w14:paraId="000004C2">
      <w:pPr>
        <w:rPr>
          <w:b w:val="1"/>
          <w:bCs w:val="1"/>
        </w:rPr>
      </w:pPr>
      <w:r w:rsidDel="00000000" w:rsidR="00000000" w:rsidRPr="00000000">
        <w:rPr>
          <w:b w:val="1"/>
          <w:bCs w:val="1"/>
          <w:i w:val="1"/>
          <w:iCs w:val="1"/>
          <w:rtl w:val="0"/>
        </w:rPr>
        <w:t xml:space="preserve">[Note: There is no prompt for this action, and it is only necessary if the player uses the water to move the cube]</w:t>
      </w:r>
      <w:r w:rsidDel="00000000" w:rsidR="00000000" w:rsidRPr="00000000">
        <w:rPr>
          <w:rtl w:val="0"/>
        </w:rPr>
      </w:r>
    </w:p>
    <w:p w:rsidR="00000000" w:rsidDel="00000000" w:rsidP="00000000" w:rsidRDefault="00000000" w:rsidRPr="00000000" w14:paraId="000004C3">
      <w:pPr>
        <w:rPr>
          <w:b w:val="1"/>
          <w:bCs w:val="1"/>
          <w:shd w:fill="b6d7a8" w:val="clear"/>
        </w:rPr>
      </w:pPr>
      <w:r w:rsidDel="00000000" w:rsidR="00000000" w:rsidRPr="00000000">
        <w:rPr>
          <w:b w:val="1"/>
          <w:bCs w:val="1"/>
          <w:shd w:fill="b6d7a8" w:val="clear"/>
          <w:rtl w:val="0"/>
        </w:rPr>
        <w:t xml:space="preserve">{Audio: Powercube thunk SFX plays (any time the cube is put down), Pad confirm SFX play (any time a cube is placed on a pad)}</w:t>
      </w:r>
    </w:p>
    <w:p w:rsidR="00000000" w:rsidDel="00000000" w:rsidP="00000000" w:rsidRDefault="00000000" w:rsidRPr="00000000" w14:paraId="000004C4">
      <w:pPr>
        <w:rPr>
          <w:b w:val="1"/>
          <w:bCs w:val="1"/>
          <w:i w:val="1"/>
          <w:iCs w:val="1"/>
        </w:rPr>
      </w:pPr>
      <w:r w:rsidDel="00000000" w:rsidR="00000000" w:rsidRPr="00000000">
        <w:rPr>
          <w:b w:val="1"/>
          <w:bCs w:val="1"/>
          <w:i w:val="1"/>
          <w:iCs w:val="1"/>
          <w:rtl w:val="0"/>
        </w:rPr>
        <w:t xml:space="preserve">[Note: Player can put down the powercube anywhere]</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b w:val="1"/>
          <w:bCs w:val="1"/>
        </w:rPr>
      </w:pPr>
      <w:r w:rsidDel="00000000" w:rsidR="00000000" w:rsidRPr="00000000">
        <w:rPr>
          <w:b w:val="1"/>
          <w:bCs w:val="1"/>
          <w:rtl w:val="0"/>
        </w:rPr>
        <w:t xml:space="preserve">INT. WING 1, ROOM B</w:t>
      </w:r>
    </w:p>
    <w:p w:rsidR="00000000" w:rsidDel="00000000" w:rsidP="00000000" w:rsidRDefault="00000000" w:rsidRPr="00000000" w14:paraId="000004C7">
      <w:pPr>
        <w:ind w:left="0" w:right="2160" w:firstLine="0"/>
        <w:rPr/>
      </w:pPr>
      <w:r w:rsidDel="00000000" w:rsidR="00000000" w:rsidRPr="00000000">
        <w:rPr>
          <w:rtl w:val="0"/>
        </w:rPr>
      </w:r>
    </w:p>
    <w:bookmarkStart w:colFirst="0" w:colLast="0" w:name="ivlu09qcro78" w:id="311"/>
    <w:bookmarkEnd w:id="311"/>
    <w:p w:rsidR="00000000" w:rsidDel="00000000" w:rsidP="00000000" w:rsidRDefault="00000000" w:rsidRPr="00000000" w14:paraId="000004C8">
      <w:pPr>
        <w:rPr/>
      </w:pPr>
      <w:r w:rsidDel="00000000" w:rsidR="00000000" w:rsidRPr="00000000">
        <w:rPr>
          <w:rtl w:val="0"/>
        </w:rPr>
        <w:t xml:space="preserve">A pad sits next to the larger canal, covered by a barrier.</w:t>
      </w:r>
    </w:p>
    <w:p w:rsidR="00000000" w:rsidDel="00000000" w:rsidP="00000000" w:rsidRDefault="00000000" w:rsidRPr="00000000" w14:paraId="000004C9">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ind w:right="60"/>
              <w:rPr>
                <w:b w:val="1"/>
                <w:bCs w:val="1"/>
              </w:rPr>
            </w:pPr>
            <w:r w:rsidDel="00000000" w:rsidR="00000000" w:rsidRPr="00000000">
              <w:rPr>
                <w:b w:val="1"/>
                <w:bCs w:val="1"/>
                <w:rtl w:val="0"/>
              </w:rPr>
              <w:t xml:space="preserve">(If P does not place the cube on the pad for 45 seconds)</w:t>
            </w:r>
          </w:p>
          <w:p w:rsidR="00000000" w:rsidDel="00000000" w:rsidP="00000000" w:rsidRDefault="00000000" w:rsidRPr="00000000" w14:paraId="000004CD">
            <w:pPr>
              <w:ind w:right="2160"/>
              <w:rPr/>
            </w:pPr>
            <w:r w:rsidDel="00000000" w:rsidR="00000000" w:rsidRPr="00000000">
              <w:rPr>
                <w:rtl w:val="0"/>
              </w:rPr>
            </w:r>
          </w:p>
          <w:p w:rsidR="00000000" w:rsidDel="00000000" w:rsidP="00000000" w:rsidRDefault="00000000" w:rsidRPr="00000000" w14:paraId="000004CE">
            <w:pPr>
              <w:pStyle w:val="Heading5"/>
              <w:ind w:right="60"/>
              <w:jc w:val="center"/>
              <w:rPr>
                <w:b w:val="1"/>
                <w:bCs w:val="1"/>
              </w:rPr>
            </w:pPr>
            <w:bookmarkStart w:colFirst="0" w:colLast="0" w:name="_kldzlgnnmkex" w:id="312"/>
            <w:bookmarkEnd w:id="31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CF">
            <w:pPr>
              <w:ind w:right="-30"/>
              <w:rPr>
                <w:i w:val="1"/>
                <w:iCs w:val="1"/>
              </w:rPr>
            </w:pPr>
            <w:r w:rsidDel="00000000" w:rsidR="00000000" w:rsidRPr="00000000">
              <w:rPr>
                <w:i w:val="1"/>
                <w:iCs w:val="1"/>
                <w:rtl w:val="0"/>
              </w:rPr>
              <w:t xml:space="preserve">What do you believe that pad supplies power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b w:val="1"/>
                <w:bCs w:val="1"/>
              </w:rPr>
            </w:pPr>
            <w:r w:rsidDel="00000000" w:rsidR="00000000" w:rsidRPr="00000000">
              <w:rPr>
                <w:b w:val="1"/>
                <w:bCs w:val="1"/>
                <w:rtl w:val="0"/>
              </w:rPr>
              <w:t xml:space="preserve">(If P does not place the cube on the pad for 90 seconds)</w:t>
            </w:r>
          </w:p>
          <w:p w:rsidR="00000000" w:rsidDel="00000000" w:rsidP="00000000" w:rsidRDefault="00000000" w:rsidRPr="00000000" w14:paraId="000004D1">
            <w:pPr>
              <w:widowControl w:val="0"/>
              <w:spacing w:line="240" w:lineRule="auto"/>
              <w:rPr/>
            </w:pPr>
            <w:r w:rsidDel="00000000" w:rsidR="00000000" w:rsidRPr="00000000">
              <w:rPr>
                <w:rtl w:val="0"/>
              </w:rPr>
            </w:r>
          </w:p>
          <w:p w:rsidR="00000000" w:rsidDel="00000000" w:rsidP="00000000" w:rsidRDefault="00000000" w:rsidRPr="00000000" w14:paraId="000004D2">
            <w:pPr>
              <w:pStyle w:val="Heading5"/>
              <w:widowControl w:val="0"/>
              <w:spacing w:line="240" w:lineRule="auto"/>
              <w:jc w:val="center"/>
              <w:rPr>
                <w:b w:val="1"/>
                <w:bCs w:val="1"/>
              </w:rPr>
            </w:pPr>
            <w:bookmarkStart w:colFirst="0" w:colLast="0" w:name="_cvtk9dynp51f" w:id="313"/>
            <w:bookmarkEnd w:id="31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D3">
            <w:pPr>
              <w:widowControl w:val="0"/>
              <w:spacing w:line="240" w:lineRule="auto"/>
              <w:rPr>
                <w:i w:val="1"/>
                <w:iCs w:val="1"/>
              </w:rPr>
            </w:pPr>
            <w:r w:rsidDel="00000000" w:rsidR="00000000" w:rsidRPr="00000000">
              <w:rPr>
                <w:i w:val="1"/>
                <w:iCs w:val="1"/>
                <w:rtl w:val="0"/>
              </w:rPr>
              <w:t xml:space="preserve">Maybe try placing the powercube onto the pad.</w:t>
            </w:r>
          </w:p>
        </w:tc>
      </w:tr>
    </w:tbl>
    <w:p w:rsidR="00000000" w:rsidDel="00000000" w:rsidP="00000000" w:rsidRDefault="00000000" w:rsidRPr="00000000" w14:paraId="000004D4">
      <w:pPr>
        <w:ind w:right="2160"/>
        <w:rPr/>
      </w:pPr>
      <w:r w:rsidDel="00000000" w:rsidR="00000000" w:rsidRPr="00000000">
        <w:rPr>
          <w:rtl w:val="0"/>
        </w:rPr>
      </w:r>
    </w:p>
    <w:p w:rsidR="00000000" w:rsidDel="00000000" w:rsidP="00000000" w:rsidRDefault="00000000" w:rsidRPr="00000000" w14:paraId="000004D5">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4D6">
      <w:pPr>
        <w:rPr>
          <w:b w:val="1"/>
          <w:bCs w:val="1"/>
          <w:i w:val="1"/>
          <w:iCs w:val="1"/>
        </w:rPr>
      </w:pPr>
      <w:r w:rsidDel="00000000" w:rsidR="00000000" w:rsidRPr="00000000">
        <w:rPr>
          <w:b w:val="1"/>
          <w:bCs w:val="1"/>
          <w:i w:val="1"/>
          <w:iCs w:val="1"/>
          <w:rtl w:val="0"/>
        </w:rPr>
        <w:t xml:space="preserve">[Note: Player needs to set the cube on the pad.</w:t>
      </w:r>
      <w:r w:rsidDel="00000000" w:rsidR="00000000" w:rsidRPr="00000000">
        <w:rPr>
          <w:b w:val="1"/>
          <w:bCs w:val="1"/>
          <w:i w:val="1"/>
          <w:iCs w:val="1"/>
          <w:rtl w:val="0"/>
        </w:rPr>
        <w:t xml:space="preserve"> There is a UI prompt to pick it up if they are not holding it, but not to put it down.]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Player places the </w:t>
      </w:r>
      <w:r w:rsidDel="00000000" w:rsidR="00000000" w:rsidRPr="00000000">
        <w:rPr>
          <w:i w:val="1"/>
          <w:iCs w:val="1"/>
          <w:rtl w:val="0"/>
        </w:rPr>
        <w:t xml:space="preserve">cube </w:t>
      </w:r>
      <w:r w:rsidDel="00000000" w:rsidR="00000000" w:rsidRPr="00000000">
        <w:rPr>
          <w:rtl w:val="0"/>
        </w:rPr>
        <w:t xml:space="preserve">on the </w:t>
      </w:r>
      <w:r w:rsidDel="00000000" w:rsidR="00000000" w:rsidRPr="00000000">
        <w:rPr>
          <w:i w:val="1"/>
          <w:iCs w:val="1"/>
          <w:rtl w:val="0"/>
        </w:rPr>
        <w:t xml:space="preserve">pad</w:t>
      </w:r>
      <w:r w:rsidDel="00000000" w:rsidR="00000000" w:rsidRPr="00000000">
        <w:rPr>
          <w:rtl w:val="0"/>
        </w:rPr>
        <w:t xml:space="preserve"> to open barrier. Water flows into the canal and into the Main Room.</w:t>
      </w:r>
    </w:p>
    <w:p w:rsidR="00000000" w:rsidDel="00000000" w:rsidP="00000000" w:rsidRDefault="00000000" w:rsidRPr="00000000" w14:paraId="000004D9">
      <w:pPr>
        <w:ind w:right="2160"/>
        <w:rPr/>
      </w:pPr>
      <w:r w:rsidDel="00000000" w:rsidR="00000000" w:rsidRPr="00000000">
        <w:rPr>
          <w:rtl w:val="0"/>
        </w:rPr>
      </w:r>
    </w:p>
    <w:bookmarkStart w:colFirst="0" w:colLast="0" w:name="y0wbuhtwckyg" w:id="314"/>
    <w:bookmarkEnd w:id="314"/>
    <w:p w:rsidR="00000000" w:rsidDel="00000000" w:rsidP="00000000" w:rsidRDefault="00000000" w:rsidRPr="00000000" w14:paraId="000004DA">
      <w:pPr>
        <w:pStyle w:val="Heading5"/>
        <w:jc w:val="center"/>
        <w:rPr>
          <w:b w:val="1"/>
          <w:bCs w:val="1"/>
        </w:rPr>
      </w:pPr>
      <w:bookmarkStart w:colFirst="0" w:colLast="0" w:name="_5fx57d1c256s" w:id="315"/>
      <w:bookmarkEnd w:id="31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DB">
      <w:pPr>
        <w:pStyle w:val="Heading6"/>
        <w:rPr/>
      </w:pPr>
      <w:bookmarkStart w:colFirst="0" w:colLast="0" w:name="_i0je7stl3a1z" w:id="316"/>
      <w:bookmarkEnd w:id="316"/>
      <w:r w:rsidDel="00000000" w:rsidR="00000000" w:rsidRPr="00000000">
        <w:rPr>
          <w:rtl w:val="0"/>
        </w:rPr>
        <w:t xml:space="preserve">Power has been restored.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shd w:fill="b6d7a8" w:val="clear"/>
        </w:rPr>
      </w:pPr>
      <w:r w:rsidDel="00000000" w:rsidR="00000000" w:rsidRPr="00000000">
        <w:rPr>
          <w:b w:val="1"/>
          <w:bCs w:val="1"/>
          <w:shd w:fill="b6d7a8" w:val="clear"/>
          <w:rtl w:val="0"/>
        </w:rPr>
        <w:t xml:space="preserve">{Audio: Low, distant rumbling SFX play continually until the player clears the next wing}</w:t>
      </w:r>
      <w:r w:rsidDel="00000000" w:rsidR="00000000" w:rsidRPr="00000000">
        <w:rPr>
          <w:rtl w:val="0"/>
        </w:rPr>
      </w:r>
    </w:p>
    <w:p w:rsidR="00000000" w:rsidDel="00000000" w:rsidP="00000000" w:rsidRDefault="00000000" w:rsidRPr="00000000" w14:paraId="000004DE">
      <w:pPr>
        <w:pStyle w:val="Heading5"/>
        <w:jc w:val="left"/>
        <w:rPr/>
      </w:pPr>
      <w:bookmarkStart w:colFirst="0" w:colLast="0" w:name="_ck762gycjk1p" w:id="317"/>
      <w:bookmarkEnd w:id="317"/>
      <w:r w:rsidDel="00000000" w:rsidR="00000000" w:rsidRPr="00000000">
        <w:rPr>
          <w:rtl w:val="0"/>
        </w:rPr>
      </w:r>
    </w:p>
    <w:p w:rsidR="00000000" w:rsidDel="00000000" w:rsidP="00000000" w:rsidRDefault="00000000" w:rsidRPr="00000000" w14:paraId="000004DF">
      <w:pPr>
        <w:pStyle w:val="Heading5"/>
        <w:rPr>
          <w:b w:val="1"/>
          <w:bCs w:val="1"/>
        </w:rPr>
      </w:pPr>
      <w:bookmarkStart w:colFirst="0" w:colLast="0" w:name="_o6xuo2eqrkwl" w:id="318"/>
      <w:bookmarkEnd w:id="318"/>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4E0">
      <w:pPr>
        <w:pStyle w:val="Heading6"/>
        <w:rPr/>
      </w:pPr>
      <w:bookmarkStart w:colFirst="0" w:colLast="0" w:name="_4lk56mn2ewrm" w:id="319"/>
      <w:bookmarkEnd w:id="319"/>
      <w:r w:rsidDel="00000000" w:rsidR="00000000" w:rsidRPr="00000000">
        <w:rPr>
          <w:rtl w:val="0"/>
        </w:rPr>
        <w:t xml:space="preserve">I am detecting a shift in the harmonics of the area.</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shd w:fill="b6d7a8" w:val="clear"/>
        </w:rPr>
      </w:pPr>
      <w:r w:rsidDel="00000000" w:rsidR="00000000" w:rsidRPr="00000000">
        <w:rPr>
          <w:b w:val="1"/>
          <w:bCs w:val="1"/>
          <w:shd w:fill="b6d7a8" w:val="clear"/>
          <w:rtl w:val="0"/>
        </w:rPr>
        <w:t xml:space="preserve">{Audio: Ringtone SFX plays}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5"/>
        <w:rPr>
          <w:b w:val="1"/>
          <w:bCs w:val="1"/>
        </w:rPr>
      </w:pPr>
      <w:bookmarkStart w:colFirst="0" w:colLast="0" w:name="_54f5tem21tw0" w:id="320"/>
      <w:bookmarkEnd w:id="320"/>
      <w:r w:rsidDel="00000000" w:rsidR="00000000" w:rsidRPr="00000000">
        <w:rPr>
          <w:rtl w:val="0"/>
        </w:rPr>
        <w:t xml:space="preserve">TERA </w:t>
      </w:r>
      <w:r w:rsidDel="00000000" w:rsidR="00000000" w:rsidRPr="00000000">
        <w:rPr>
          <w:b w:val="1"/>
          <w:bCs w:val="1"/>
          <w:rtl w:val="0"/>
        </w:rPr>
        <w:t xml:space="preserve">[gameplay, call]</w:t>
      </w:r>
    </w:p>
    <w:p w:rsidR="00000000" w:rsidDel="00000000" w:rsidP="00000000" w:rsidRDefault="00000000" w:rsidRPr="00000000" w14:paraId="000004E5">
      <w:pPr>
        <w:pStyle w:val="Heading6"/>
        <w:rPr/>
      </w:pPr>
      <w:bookmarkStart w:colFirst="0" w:colLast="0" w:name="_cdv1e8xnuksv" w:id="321"/>
      <w:bookmarkEnd w:id="321"/>
      <w:r w:rsidDel="00000000" w:rsidR="00000000" w:rsidRPr="00000000">
        <w:rPr>
          <w:rtl w:val="0"/>
        </w:rPr>
        <w:t xml:space="preserve">Hey, you should definitely come out here!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b w:val="1"/>
          <w:bCs w:val="1"/>
          <w:shd w:fill="b6d7a8" w:val="clear"/>
        </w:rPr>
      </w:pPr>
      <w:r w:rsidDel="00000000" w:rsidR="00000000" w:rsidRPr="00000000">
        <w:rPr>
          <w:b w:val="1"/>
          <w:bCs w:val="1"/>
          <w:shd w:fill="b6d7a8" w:val="clear"/>
          <w:rtl w:val="0"/>
        </w:rPr>
        <w:t xml:space="preserve">{Audio: Call hang up SFX plays}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Player walks back to the main hall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b w:val="1"/>
          <w:bCs w:val="1"/>
          <w:rtl w:val="0"/>
        </w:rPr>
        <w:t xml:space="preserve">INT. MAIN HALL</w:t>
      </w:r>
    </w:p>
    <w:p w:rsidR="00000000" w:rsidDel="00000000" w:rsidP="00000000" w:rsidRDefault="00000000" w:rsidRPr="00000000" w14:paraId="000004EC">
      <w:pPr>
        <w:rPr>
          <w:b w:val="1"/>
          <w:bCs w:val="1"/>
        </w:rPr>
      </w:pPr>
      <w:r w:rsidDel="00000000" w:rsidR="00000000" w:rsidRPr="00000000">
        <w:rPr>
          <w:rtl w:val="0"/>
        </w:rPr>
      </w:r>
    </w:p>
    <w:bookmarkStart w:colFirst="0" w:colLast="0" w:name="bf2kpmhpni6y" w:id="322"/>
    <w:bookmarkEnd w:id="322"/>
    <w:p w:rsidR="00000000" w:rsidDel="00000000" w:rsidP="00000000" w:rsidRDefault="00000000" w:rsidRPr="00000000" w14:paraId="000004ED">
      <w:pPr>
        <w:jc w:val="left"/>
        <w:rPr>
          <w:b w:val="1"/>
          <w:bCs w:val="1"/>
          <w:shd w:fill="ea9999" w:val="clear"/>
        </w:rPr>
      </w:pPr>
      <w:r w:rsidDel="00000000" w:rsidR="00000000" w:rsidRPr="00000000">
        <w:rPr>
          <w:b w:val="1"/>
          <w:bCs w:val="1"/>
          <w:shd w:fill="ea9999" w:val="clear"/>
          <w:rtl w:val="0"/>
        </w:rPr>
        <w:t xml:space="preserve">[Cutscene] Exploring the Main Hall - Wing One:</w:t>
      </w:r>
    </w:p>
    <w:p w:rsidR="00000000" w:rsidDel="00000000" w:rsidP="00000000" w:rsidRDefault="00000000" w:rsidRPr="00000000" w14:paraId="000004EE">
      <w:pPr>
        <w:jc w:val="left"/>
        <w:rPr>
          <w:shd w:fill="ea9999" w:val="clear"/>
        </w:rPr>
      </w:pPr>
      <w:r w:rsidDel="00000000" w:rsidR="00000000" w:rsidRPr="00000000">
        <w:rPr>
          <w:b w:val="1"/>
          <w:bCs w:val="1"/>
          <w:shd w:fill="ea9999" w:val="clear"/>
          <w:rtl w:val="0"/>
        </w:rPr>
        <w:t xml:space="preserve">[Camera pans around the main hall]</w:t>
      </w: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ind w:left="720" w:firstLine="0"/>
        <w:rPr/>
      </w:pPr>
      <w:r w:rsidDel="00000000" w:rsidR="00000000" w:rsidRPr="00000000">
        <w:rPr>
          <w:rtl w:val="0"/>
        </w:rPr>
        <w:t xml:space="preserve">Player exits to main hall. The discharge pipe above Wing 1 is disgorging </w:t>
      </w:r>
      <w:r w:rsidDel="00000000" w:rsidR="00000000" w:rsidRPr="00000000">
        <w:rPr>
          <w:rtl w:val="0"/>
        </w:rPr>
        <w:t xml:space="preserve">bright green liquid</w:t>
      </w:r>
      <w:r w:rsidDel="00000000" w:rsidR="00000000" w:rsidRPr="00000000">
        <w:rPr>
          <w:rtl w:val="0"/>
        </w:rPr>
        <w:t xml:space="preserve"> into the channel cut down to the reservoir. The reservoir’s water level has risen, and even more impressive–the dead tree has come alive! With striking birch-bark like surface and golden yellow leaves, it appears to be the same species as the tree near home base, only many, many times more massive.</w:t>
      </w:r>
    </w:p>
    <w:bookmarkStart w:colFirst="0" w:colLast="0" w:name="z02pie124fk0" w:id="323"/>
    <w:bookmarkEnd w:id="323"/>
    <w:p w:rsidR="00000000" w:rsidDel="00000000" w:rsidP="00000000" w:rsidRDefault="00000000" w:rsidRPr="00000000" w14:paraId="000004F1">
      <w:pPr>
        <w:ind w:left="720" w:firstLine="0"/>
        <w:rPr/>
      </w:pPr>
      <w:r w:rsidDel="00000000" w:rsidR="00000000" w:rsidRPr="00000000">
        <w:rPr>
          <w:rtl w:val="0"/>
        </w:rPr>
        <w:t xml:space="preserve">Additionally, another mural appears across the hall from Wing 1 as a stone slab moves upward.</w:t>
      </w:r>
    </w:p>
    <w:p w:rsidR="00000000" w:rsidDel="00000000" w:rsidP="00000000" w:rsidRDefault="00000000" w:rsidRPr="00000000" w14:paraId="000004F2">
      <w:pPr>
        <w:ind w:left="720" w:firstLine="0"/>
        <w:rPr>
          <w:b w:val="1"/>
          <w:bCs w:val="1"/>
          <w:shd w:fill="b6d7a8" w:val="clear"/>
        </w:rPr>
      </w:pPr>
      <w:r w:rsidDel="00000000" w:rsidR="00000000" w:rsidRPr="00000000">
        <w:rPr>
          <w:b w:val="1"/>
          <w:bCs w:val="1"/>
          <w:shd w:fill="b6d7a8" w:val="clear"/>
          <w:rtl w:val="0"/>
        </w:rPr>
        <w:t xml:space="preserve">{Audio: Rushing water SFX play from the single active pipe}</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jc w:val="left"/>
        <w:rPr>
          <w:shd w:fill="ea9999" w:val="clear"/>
        </w:rPr>
      </w:pPr>
      <w:r w:rsidDel="00000000" w:rsidR="00000000" w:rsidRPr="00000000">
        <w:rPr>
          <w:b w:val="1"/>
          <w:bCs w:val="1"/>
          <w:shd w:fill="ea9999" w:val="clear"/>
          <w:rtl w:val="0"/>
        </w:rPr>
        <w:t xml:space="preserve">[/Cutscene]</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5"/>
        <w:rPr>
          <w:b w:val="1"/>
          <w:bCs w:val="1"/>
        </w:rPr>
      </w:pPr>
      <w:bookmarkStart w:colFirst="0" w:colLast="0" w:name="_k85yttcf7tmo" w:id="324"/>
      <w:bookmarkEnd w:id="324"/>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4F7">
      <w:pPr>
        <w:pStyle w:val="Heading6"/>
        <w:rPr/>
      </w:pPr>
      <w:bookmarkStart w:colFirst="0" w:colLast="0" w:name="_keqwi0ixk7n3" w:id="325"/>
      <w:bookmarkEnd w:id="325"/>
      <w:r w:rsidDel="00000000" w:rsidR="00000000" w:rsidRPr="00000000">
        <w:rPr>
          <w:rtl w:val="0"/>
        </w:rPr>
        <w:t xml:space="preserve">Analyzing. The substance flowing into the reservoir appears to be readily absorbed by plant life. Perhaps a synthetic nutrient of some kind.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5"/>
        <w:rPr>
          <w:b w:val="1"/>
          <w:bCs w:val="1"/>
        </w:rPr>
      </w:pPr>
      <w:bookmarkStart w:colFirst="0" w:colLast="0" w:name="_husshz8ad689" w:id="326"/>
      <w:bookmarkEnd w:id="326"/>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4FA">
      <w:pPr>
        <w:pStyle w:val="Heading6"/>
        <w:rPr/>
      </w:pPr>
      <w:bookmarkStart w:colFirst="0" w:colLast="0" w:name="_9f66nqy317p5" w:id="327"/>
      <w:bookmarkEnd w:id="327"/>
      <w:r w:rsidDel="00000000" w:rsidR="00000000" w:rsidRPr="00000000">
        <w:rPr>
          <w:rtl w:val="0"/>
        </w:rPr>
        <w:t xml:space="preserve">Whatever that stuff is, it made this tree come back to life! </w:t>
      </w:r>
      <w:r w:rsidDel="00000000" w:rsidR="00000000" w:rsidRPr="00000000">
        <w:rPr>
          <w:rtl w:val="0"/>
        </w:rPr>
        <w:t xml:space="preserve">Keep going and see if you can get the other two started!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b w:val="1"/>
          <w:bCs w:val="1"/>
          <w:rtl w:val="0"/>
        </w:rPr>
        <w:t xml:space="preserve">{Popup: “Mission: Forsaken Facility updated”}</w:t>
      </w:r>
    </w:p>
    <w:bookmarkStart w:colFirst="0" w:colLast="0" w:name="dhhbrbw8rro0" w:id="328"/>
    <w:bookmarkEnd w:id="328"/>
    <w:p w:rsidR="00000000" w:rsidDel="00000000" w:rsidP="00000000" w:rsidRDefault="00000000" w:rsidRPr="00000000" w14:paraId="000004FD">
      <w:pPr>
        <w:rPr>
          <w:b w:val="1"/>
          <w:bCs w:val="1"/>
        </w:rPr>
      </w:pPr>
      <w:r w:rsidDel="00000000" w:rsidR="00000000" w:rsidRPr="00000000">
        <w:rPr>
          <w:b w:val="1"/>
          <w:bCs w:val="1"/>
          <w:rtl w:val="0"/>
        </w:rPr>
        <w:t xml:space="preserve">{Quest Tracker: “Explore the second wing”}</w:t>
      </w: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{Waypoint: Doorway leading into the second wing}</w:t>
      </w:r>
    </w:p>
    <w:p w:rsidR="00000000" w:rsidDel="00000000" w:rsidP="00000000" w:rsidRDefault="00000000" w:rsidRPr="00000000" w14:paraId="000004FF">
      <w:pPr>
        <w:rPr>
          <w:b w:val="1"/>
          <w:bCs w:val="1"/>
        </w:rPr>
      </w:pPr>
      <w:r w:rsidDel="00000000" w:rsidR="00000000" w:rsidRPr="00000000">
        <w:rPr>
          <w:rtl w:val="0"/>
        </w:rPr>
      </w:r>
    </w:p>
    <w:p w:rsidR="00000000" w:rsidDel="00000000" w:rsidP="00000000" w:rsidRDefault="00000000" w:rsidRPr="00000000" w14:paraId="00000500">
      <w:pPr>
        <w:pStyle w:val="Heading5"/>
        <w:rPr>
          <w:b w:val="1"/>
          <w:bCs w:val="1"/>
        </w:rPr>
      </w:pPr>
      <w:bookmarkStart w:colFirst="0" w:colLast="0" w:name="_4iwfh6b58mz1" w:id="329"/>
      <w:bookmarkEnd w:id="32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01">
      <w:pPr>
        <w:pStyle w:val="Heading6"/>
        <w:rPr>
          <w:b w:val="1"/>
          <w:bCs w:val="1"/>
        </w:rPr>
      </w:pPr>
      <w:bookmarkStart w:colFirst="0" w:colLast="0" w:name="_vh2rr9v828" w:id="330"/>
      <w:bookmarkEnd w:id="330"/>
      <w:r w:rsidDel="00000000" w:rsidR="00000000" w:rsidRPr="00000000">
        <w:rPr>
          <w:rtl w:val="0"/>
        </w:rPr>
        <w:t xml:space="preserve">The room on the other side of the hall has unlocked–I have marked it with a waypoint. A second mural has also been uncovered.</w:t>
      </w: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{IF PLAYER GOES TO MURAL}.</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widowControl w:val="0"/>
        <w:spacing w:line="240" w:lineRule="auto"/>
        <w:rPr/>
      </w:pPr>
      <w:ins w:author="Logan Priess" w:id="2" w:date="2026-07-20T23:58:19Z">
        <w:r w:rsidDel="00000000" w:rsidR="00000000" w:rsidRPr="00000000">
          <w:rPr>
            <w:rtl w:val="0"/>
          </w:rPr>
          <w:t xml:space="preserve">This is MURAL #2.</w:t>
        </w:r>
        <w:del w:author="Logan Priess" w:id="2" w:date="2026-07-20T23:58:19Z">
          <w:r w:rsidDel="00000000" w:rsidR="00000000" w:rsidRPr="00000000">
            <w:rPr>
              <w:rtl w:val="0"/>
            </w:rPr>
            <w:delText xml:space="preserve"> </w:delText>
          </w:r>
        </w:del>
      </w:ins>
      <w:del w:author="Logan Priess" w:id="2" w:date="2026-07-20T23:58:19Z">
        <w:r w:rsidDel="00000000" w:rsidR="00000000" w:rsidRPr="00000000">
          <w:rPr>
            <w:rtl w:val="0"/>
          </w:rPr>
          <w:delText xml:space="preserve">The mural depicts a Hegonian </w:delText>
        </w:r>
      </w:del>
      <w:ins w:author="Logan Priess" w:id="3" w:date="2026-07-20T23:58:29Z">
        <w:del w:author="Logan Priess" w:id="2" w:date="2026-07-20T23:58:19Z">
          <w:r w:rsidDel="00000000" w:rsidR="00000000" w:rsidRPr="00000000">
            <w:rPr>
              <w:rtl w:val="0"/>
            </w:rPr>
            <w:delText xml:space="preserve">surrounded by deer and an alligator. </w:delText>
          </w:r>
        </w:del>
      </w:ins>
      <w:del w:author="Logan Priess" w:id="2" w:date="2026-07-20T23:58:19Z">
        <w:r w:rsidDel="00000000" w:rsidR="00000000" w:rsidRPr="00000000">
          <w:rPr>
            <w:rtl w:val="0"/>
          </w:rPr>
          <w:delText xml:space="preserve">kneeling down next to an animal in obvious distress, perhaps even dead or dying</w:delText>
        </w:r>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rtl w:val="0"/>
        </w:rPr>
      </w:r>
    </w:p>
    <w:p w:rsidR="00000000" w:rsidDel="00000000" w:rsidP="00000000" w:rsidRDefault="00000000" w:rsidRPr="00000000" w14:paraId="00000507">
      <w:pPr>
        <w:pStyle w:val="Heading5"/>
        <w:spacing w:after="0" w:before="0" w:lineRule="auto"/>
        <w:jc w:val="center"/>
        <w:rPr/>
      </w:pPr>
      <w:bookmarkStart w:colFirst="0" w:colLast="0" w:name="_mpd1z9uxhekc" w:id="331"/>
      <w:bookmarkEnd w:id="331"/>
      <w:r w:rsidDel="00000000" w:rsidR="00000000" w:rsidRPr="00000000">
        <w:rPr>
          <w:rtl w:val="0"/>
        </w:rPr>
        <w:t xml:space="preserve">DANI</w:t>
      </w:r>
    </w:p>
    <w:p w:rsidR="00000000" w:rsidDel="00000000" w:rsidP="00000000" w:rsidRDefault="00000000" w:rsidRPr="00000000" w14:paraId="00000508">
      <w:pPr>
        <w:pStyle w:val="Heading6"/>
        <w:spacing w:after="0" w:before="0" w:lineRule="auto"/>
        <w:ind w:left="2160" w:right="2160" w:firstLine="0"/>
        <w:rPr/>
      </w:pPr>
      <w:bookmarkStart w:colFirst="0" w:colLast="0" w:name="_cyqzvqa87zsd" w:id="332"/>
      <w:bookmarkEnd w:id="332"/>
      <w:r w:rsidDel="00000000" w:rsidR="00000000" w:rsidRPr="00000000">
        <w:rPr>
          <w:rtl w:val="0"/>
        </w:rPr>
        <w:t xml:space="preserve">This is a second Hegonian mural with an associated inscription.</w:t>
      </w:r>
    </w:p>
    <w:p w:rsidR="00000000" w:rsidDel="00000000" w:rsidP="00000000" w:rsidRDefault="00000000" w:rsidRPr="00000000" w14:paraId="00000509">
      <w:pPr>
        <w:jc w:val="center"/>
        <w:rPr/>
      </w:pPr>
      <w:r w:rsidDel="00000000" w:rsidR="00000000" w:rsidRPr="00000000">
        <w:rPr>
          <w:rtl w:val="0"/>
        </w:rPr>
      </w:r>
    </w:p>
    <w:p w:rsidR="00000000" w:rsidDel="00000000" w:rsidP="00000000" w:rsidRDefault="00000000" w:rsidRPr="00000000" w14:paraId="0000050A">
      <w:pPr>
        <w:pStyle w:val="Heading5"/>
        <w:spacing w:after="0" w:before="0" w:lineRule="auto"/>
        <w:jc w:val="center"/>
        <w:rPr/>
      </w:pPr>
      <w:bookmarkStart w:colFirst="0" w:colLast="0" w:name="_ublm6ebxeacq" w:id="333"/>
      <w:bookmarkEnd w:id="333"/>
      <w:r w:rsidDel="00000000" w:rsidR="00000000" w:rsidRPr="00000000">
        <w:rPr>
          <w:rtl w:val="0"/>
        </w:rPr>
        <w:t xml:space="preserve">PLAYER</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i w:val="1"/>
                <w:iCs w:val="1"/>
              </w:rPr>
            </w:pPr>
            <w:r w:rsidDel="00000000" w:rsidR="00000000" w:rsidRPr="00000000">
              <w:rPr>
                <w:i w:val="1"/>
                <w:iCs w:val="1"/>
                <w:rtl w:val="0"/>
              </w:rPr>
              <w:t xml:space="preserve">What does the inscription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i w:val="1"/>
                <w:iCs w:val="1"/>
              </w:rPr>
            </w:pPr>
            <w:r w:rsidDel="00000000" w:rsidR="00000000" w:rsidRPr="00000000">
              <w:rPr>
                <w:i w:val="1"/>
                <w:iCs w:val="1"/>
                <w:rtl w:val="0"/>
              </w:rPr>
              <w:t xml:space="preserve">Let’s move on.</w:t>
            </w:r>
          </w:p>
        </w:tc>
      </w:tr>
    </w:tbl>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5"/>
        <w:spacing w:after="0" w:before="0" w:lineRule="auto"/>
        <w:jc w:val="center"/>
        <w:rPr/>
      </w:pPr>
      <w:bookmarkStart w:colFirst="0" w:colLast="0" w:name="_vw00ke6hni5q" w:id="334"/>
      <w:bookmarkEnd w:id="334"/>
      <w:r w:rsidDel="00000000" w:rsidR="00000000" w:rsidRPr="00000000">
        <w:rPr>
          <w:rtl w:val="0"/>
        </w:rPr>
        <w:t xml:space="preserve">DANI</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i w:val="1"/>
                <w:iCs w:val="1"/>
              </w:rPr>
            </w:pPr>
            <w:r w:rsidDel="00000000" w:rsidR="00000000" w:rsidRPr="00000000">
              <w:rPr>
                <w:i w:val="1"/>
                <w:iCs w:val="1"/>
                <w:rtl w:val="0"/>
              </w:rPr>
              <w:t xml:space="preserve">[Translation] Though we had spent centuries making the environment of Praxis suitable for ourselves, the plants and animals we lived with could not adapt to our changes. In our reckless growth, we had not taken the time to see them dying out until they were nearly gone.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i w:val="1"/>
                <w:iCs w:val="1"/>
              </w:rPr>
            </w:pPr>
            <w:r w:rsidDel="00000000" w:rsidR="00000000" w:rsidRPr="00000000">
              <w:rPr>
                <w:i w:val="1"/>
                <w:iCs w:val="1"/>
                <w:rtl w:val="0"/>
              </w:rPr>
              <w:t xml:space="preserve">Understood.</w:t>
            </w:r>
          </w:p>
          <w:p w:rsidR="00000000" w:rsidDel="00000000" w:rsidP="00000000" w:rsidRDefault="00000000" w:rsidRPr="00000000" w14:paraId="00000511">
            <w:pPr>
              <w:widowControl w:val="0"/>
              <w:spacing w:line="240" w:lineRule="auto"/>
              <w:rPr>
                <w:i w:val="1"/>
                <w:iCs w:val="1"/>
              </w:rPr>
            </w:pPr>
            <w:r w:rsidDel="00000000" w:rsidR="00000000" w:rsidRPr="00000000">
              <w:rPr>
                <w:rtl w:val="0"/>
              </w:rPr>
            </w:r>
          </w:p>
          <w:p w:rsidR="00000000" w:rsidDel="00000000" w:rsidP="00000000" w:rsidRDefault="00000000" w:rsidRPr="00000000" w14:paraId="00000512">
            <w:pPr>
              <w:widowControl w:val="0"/>
              <w:spacing w:line="240" w:lineRule="auto"/>
              <w:rPr/>
            </w:pPr>
            <w:r w:rsidDel="00000000" w:rsidR="00000000" w:rsidRPr="00000000">
              <w:rPr>
                <w:rtl w:val="0"/>
              </w:rPr>
              <w:t xml:space="preserve">&lt;CLOSES CONVERSATION&gt;</w:t>
            </w:r>
            <w:r w:rsidDel="00000000" w:rsidR="00000000" w:rsidRPr="00000000">
              <w:rPr>
                <w:rtl w:val="0"/>
              </w:rPr>
            </w:r>
          </w:p>
        </w:tc>
      </w:tr>
    </w:tbl>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Player enters Wing 2.</w:t>
      </w:r>
    </w:p>
    <w:p w:rsidR="00000000" w:rsidDel="00000000" w:rsidP="00000000" w:rsidRDefault="00000000" w:rsidRPr="00000000" w14:paraId="00000515">
      <w:pPr>
        <w:rPr/>
      </w:pPr>
      <w:r w:rsidDel="00000000" w:rsidR="00000000" w:rsidRPr="00000000">
        <w:rPr>
          <w:rtl w:val="0"/>
        </w:rPr>
      </w:r>
    </w:p>
    <w:bookmarkStart w:colFirst="0" w:colLast="0" w:name="lzsf8yyp2wj3" w:id="335"/>
    <w:bookmarkEnd w:id="335"/>
    <w:p w:rsidR="00000000" w:rsidDel="00000000" w:rsidP="00000000" w:rsidRDefault="00000000" w:rsidRPr="00000000" w14:paraId="00000516">
      <w:pPr>
        <w:rPr>
          <w:b w:val="1"/>
          <w:bCs w:val="1"/>
        </w:rPr>
      </w:pPr>
      <w:r w:rsidDel="00000000" w:rsidR="00000000" w:rsidRPr="00000000">
        <w:rPr>
          <w:b w:val="1"/>
          <w:bCs w:val="1"/>
          <w:rtl w:val="0"/>
        </w:rPr>
        <w:t xml:space="preserve">INT. WING 2, ROOM A</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The room contains two canals leading into Room B and a </w:t>
      </w:r>
      <w:r w:rsidDel="00000000" w:rsidR="00000000" w:rsidRPr="00000000">
        <w:rPr>
          <w:i w:val="1"/>
          <w:iCs w:val="1"/>
          <w:rtl w:val="0"/>
        </w:rPr>
        <w:t xml:space="preserve">powercube</w:t>
      </w:r>
      <w:r w:rsidDel="00000000" w:rsidR="00000000" w:rsidRPr="00000000">
        <w:rPr>
          <w:rtl w:val="0"/>
        </w:rPr>
        <w:t xml:space="preserve">. There is a hexagonal </w:t>
      </w:r>
      <w:r w:rsidDel="00000000" w:rsidR="00000000" w:rsidRPr="00000000">
        <w:rPr>
          <w:rtl w:val="0"/>
        </w:rPr>
        <w:t xml:space="preserve">doorway to the next room, but an obvious energy barrier </w:t>
      </w:r>
      <w:r w:rsidDel="00000000" w:rsidR="00000000" w:rsidRPr="00000000">
        <w:rPr>
          <w:rtl w:val="0"/>
        </w:rPr>
        <w:t xml:space="preserve">stretched across it.</w:t>
      </w:r>
    </w:p>
    <w:p w:rsidR="00000000" w:rsidDel="00000000" w:rsidP="00000000" w:rsidRDefault="00000000" w:rsidRPr="00000000" w14:paraId="00000519">
      <w:pPr>
        <w:rPr>
          <w:b w:val="1"/>
          <w:bCs w:val="1"/>
        </w:rPr>
      </w:pPr>
      <w:r w:rsidDel="00000000" w:rsidR="00000000" w:rsidRPr="00000000">
        <w:rPr>
          <w:b w:val="1"/>
          <w:bCs w:val="1"/>
          <w:rtl w:val="0"/>
        </w:rPr>
        <w:t xml:space="preserve">{Waypoint: None}</w:t>
      </w:r>
    </w:p>
    <w:p w:rsidR="00000000" w:rsidDel="00000000" w:rsidP="00000000" w:rsidRDefault="00000000" w:rsidRPr="00000000" w14:paraId="0000051A">
      <w:pPr>
        <w:rPr>
          <w:b w:val="1"/>
          <w:bCs w:val="1"/>
          <w:shd w:fill="b6d7a8" w:val="clear"/>
        </w:rPr>
      </w:pPr>
      <w:r w:rsidDel="00000000" w:rsidR="00000000" w:rsidRPr="00000000">
        <w:rPr>
          <w:b w:val="1"/>
          <w:bCs w:val="1"/>
          <w:shd w:fill="b6d7a8" w:val="clear"/>
          <w:rtl w:val="0"/>
        </w:rPr>
        <w:t xml:space="preserve">{Audio: Rushing water SFX from pipe should be inaudible in the second wing, but gentle water flowing SFX play from the canals. Electric humming SFX play quietly from the energy barrier}</w:t>
      </w:r>
    </w:p>
    <w:p w:rsidR="00000000" w:rsidDel="00000000" w:rsidP="00000000" w:rsidRDefault="00000000" w:rsidRPr="00000000" w14:paraId="0000051B">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C">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ind w:right="60"/>
              <w:rPr>
                <w:b w:val="1"/>
                <w:bCs w:val="1"/>
              </w:rPr>
            </w:pPr>
            <w:r w:rsidDel="00000000" w:rsidR="00000000" w:rsidRPr="00000000">
              <w:rPr>
                <w:b w:val="1"/>
                <w:bCs w:val="1"/>
                <w:rtl w:val="0"/>
              </w:rPr>
              <w:t xml:space="preserve">(If P tries to take the powercube through the barrier door)</w:t>
            </w:r>
          </w:p>
          <w:p w:rsidR="00000000" w:rsidDel="00000000" w:rsidP="00000000" w:rsidRDefault="00000000" w:rsidRPr="00000000" w14:paraId="0000051F">
            <w:pPr>
              <w:ind w:right="2160"/>
              <w:rPr/>
            </w:pPr>
            <w:r w:rsidDel="00000000" w:rsidR="00000000" w:rsidRPr="00000000">
              <w:rPr>
                <w:rtl w:val="0"/>
              </w:rPr>
            </w:r>
          </w:p>
          <w:p w:rsidR="00000000" w:rsidDel="00000000" w:rsidP="00000000" w:rsidRDefault="00000000" w:rsidRPr="00000000" w14:paraId="00000520">
            <w:pPr>
              <w:pStyle w:val="Heading5"/>
              <w:ind w:right="-120"/>
              <w:rPr>
                <w:b w:val="1"/>
                <w:bCs w:val="1"/>
              </w:rPr>
            </w:pPr>
            <w:bookmarkStart w:colFirst="0" w:colLast="0" w:name="_uoki8bjg4guf" w:id="336"/>
            <w:bookmarkEnd w:id="33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21">
            <w:pPr>
              <w:ind w:right="-30"/>
              <w:rPr>
                <w:i w:val="1"/>
                <w:iCs w:val="1"/>
              </w:rPr>
            </w:pPr>
            <w:r w:rsidDel="00000000" w:rsidR="00000000" w:rsidRPr="00000000">
              <w:rPr>
                <w:i w:val="1"/>
                <w:iCs w:val="1"/>
                <w:rtl w:val="0"/>
              </w:rPr>
              <w:t xml:space="preserve">As with the previous barrier, the cube cannot be carried through. Look for another way past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doesn’t put the powercube in the canal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4">
            <w:pPr>
              <w:pStyle w:val="Heading5"/>
              <w:widowControl w:val="0"/>
              <w:spacing w:line="240" w:lineRule="auto"/>
              <w:rPr>
                <w:b w:val="1"/>
                <w:bCs w:val="1"/>
              </w:rPr>
            </w:pPr>
            <w:bookmarkStart w:colFirst="0" w:colLast="0" w:name="_xc8q0etu0miv" w:id="337"/>
            <w:bookmarkEnd w:id="33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That canal appears to connect to the next room.</w:t>
            </w:r>
          </w:p>
        </w:tc>
      </w:tr>
    </w:tbl>
    <w:p w:rsidR="00000000" w:rsidDel="00000000" w:rsidP="00000000" w:rsidRDefault="00000000" w:rsidRPr="00000000" w14:paraId="00000526">
      <w:pPr>
        <w:ind w:right="2160"/>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{Input: Press [E/Action button] to pick up/put down the cube}</w:t>
      </w: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i w:val="1"/>
          <w:iCs w:val="1"/>
          <w:rtl w:val="0"/>
        </w:rPr>
        <w:t xml:space="preserve">[Note: Player needs to send the cube through the canal. There is a UI prompt to pick it up if they are not holding it, but not to put it down.]</w:t>
      </w:r>
      <w:r w:rsidDel="00000000" w:rsidR="00000000" w:rsidRPr="00000000">
        <w:rPr>
          <w:rtl w:val="0"/>
        </w:rPr>
      </w:r>
    </w:p>
    <w:p w:rsidR="00000000" w:rsidDel="00000000" w:rsidP="00000000" w:rsidRDefault="00000000" w:rsidRPr="00000000" w14:paraId="00000529">
      <w:pPr>
        <w:ind w:right="2160"/>
        <w:rPr/>
      </w:pPr>
      <w:r w:rsidDel="00000000" w:rsidR="00000000" w:rsidRPr="00000000">
        <w:rPr>
          <w:rtl w:val="0"/>
        </w:rPr>
      </w:r>
    </w:p>
    <w:p w:rsidR="00000000" w:rsidDel="00000000" w:rsidP="00000000" w:rsidRDefault="00000000" w:rsidRPr="00000000" w14:paraId="0000052A">
      <w:pPr>
        <w:ind w:right="2160"/>
        <w:rPr/>
      </w:pPr>
      <w:r w:rsidDel="00000000" w:rsidR="00000000" w:rsidRPr="00000000">
        <w:rPr>
          <w:rtl w:val="0"/>
        </w:rPr>
        <w:t xml:space="preserve">Player sends cube through canal. </w:t>
      </w:r>
      <w:r w:rsidDel="00000000" w:rsidR="00000000" w:rsidRPr="00000000">
        <w:rPr>
          <w:rtl w:val="0"/>
        </w:rPr>
      </w:r>
    </w:p>
    <w:p w:rsidR="00000000" w:rsidDel="00000000" w:rsidP="00000000" w:rsidRDefault="00000000" w:rsidRPr="00000000" w14:paraId="0000052B">
      <w:pPr>
        <w:ind w:right="2160"/>
        <w:rPr/>
      </w:pPr>
      <w:r w:rsidDel="00000000" w:rsidR="00000000" w:rsidRPr="00000000">
        <w:rPr>
          <w:rtl w:val="0"/>
        </w:rPr>
      </w:r>
    </w:p>
    <w:p w:rsidR="00000000" w:rsidDel="00000000" w:rsidP="00000000" w:rsidRDefault="00000000" w:rsidRPr="00000000" w14:paraId="0000052C">
      <w:pPr>
        <w:pStyle w:val="Heading5"/>
        <w:rPr>
          <w:b w:val="1"/>
          <w:bCs w:val="1"/>
        </w:rPr>
      </w:pPr>
      <w:bookmarkStart w:colFirst="0" w:colLast="0" w:name="_krs622y7jmwe" w:id="338"/>
      <w:bookmarkEnd w:id="338"/>
      <w:r w:rsidDel="00000000" w:rsidR="00000000" w:rsidRPr="00000000">
        <w:rPr>
          <w:rtl w:val="0"/>
        </w:rPr>
        <w:t xml:space="preserve">JASPER </w:t>
      </w:r>
      <w:r w:rsidDel="00000000" w:rsidR="00000000" w:rsidRPr="00000000">
        <w:rPr>
          <w:b w:val="1"/>
          <w:bCs w:val="1"/>
          <w:rtl w:val="0"/>
        </w:rPr>
        <w:t xml:space="preserve">[gameplay]</w:t>
      </w:r>
    </w:p>
    <w:p w:rsidR="00000000" w:rsidDel="00000000" w:rsidP="00000000" w:rsidRDefault="00000000" w:rsidRPr="00000000" w14:paraId="0000052D">
      <w:pPr>
        <w:pStyle w:val="Heading6"/>
        <w:rPr/>
      </w:pPr>
      <w:bookmarkStart w:colFirst="0" w:colLast="0" w:name="_amh2lqy4skrx" w:id="339"/>
      <w:bookmarkEnd w:id="339"/>
      <w:r w:rsidDel="00000000" w:rsidR="00000000" w:rsidRPr="00000000">
        <w:rPr>
          <w:rtl w:val="0"/>
        </w:rPr>
        <w:t xml:space="preserve">Let us pursue.</w:t>
      </w:r>
    </w:p>
    <w:p w:rsidR="00000000" w:rsidDel="00000000" w:rsidP="00000000" w:rsidRDefault="00000000" w:rsidRPr="00000000" w14:paraId="0000052E">
      <w:pPr>
        <w:ind w:right="2160"/>
        <w:rPr/>
      </w:pPr>
      <w:r w:rsidDel="00000000" w:rsidR="00000000" w:rsidRPr="00000000">
        <w:rPr>
          <w:rtl w:val="0"/>
        </w:rPr>
      </w:r>
    </w:p>
    <w:p w:rsidR="00000000" w:rsidDel="00000000" w:rsidP="00000000" w:rsidRDefault="00000000" w:rsidRPr="00000000" w14:paraId="0000052F">
      <w:pPr>
        <w:ind w:right="2160"/>
        <w:rPr/>
      </w:pPr>
      <w:r w:rsidDel="00000000" w:rsidR="00000000" w:rsidRPr="00000000">
        <w:rPr>
          <w:rtl w:val="0"/>
        </w:rPr>
        <w:t xml:space="preserve">Player enters next room.</w:t>
      </w:r>
    </w:p>
    <w:p w:rsidR="00000000" w:rsidDel="00000000" w:rsidP="00000000" w:rsidRDefault="00000000" w:rsidRPr="00000000" w14:paraId="00000530">
      <w:pPr>
        <w:ind w:right="2160"/>
        <w:rPr/>
      </w:pP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rtl w:val="0"/>
        </w:rPr>
        <w:t xml:space="preserve">INT. WING 2, ROOM B</w:t>
      </w:r>
      <w:r w:rsidDel="00000000" w:rsidR="00000000" w:rsidRPr="00000000">
        <w:rPr>
          <w:rtl w:val="0"/>
        </w:rPr>
      </w:r>
    </w:p>
    <w:p w:rsidR="00000000" w:rsidDel="00000000" w:rsidP="00000000" w:rsidRDefault="00000000" w:rsidRPr="00000000" w14:paraId="00000532">
      <w:pPr>
        <w:ind w:right="2160"/>
        <w:rPr/>
      </w:pPr>
      <w:r w:rsidDel="00000000" w:rsidR="00000000" w:rsidRPr="00000000">
        <w:rPr>
          <w:rtl w:val="0"/>
        </w:rPr>
      </w:r>
    </w:p>
    <w:bookmarkStart w:colFirst="0" w:colLast="0" w:name="uok8izfnox0y" w:id="340"/>
    <w:bookmarkEnd w:id="340"/>
    <w:p w:rsidR="00000000" w:rsidDel="00000000" w:rsidP="00000000" w:rsidRDefault="00000000" w:rsidRPr="00000000" w14:paraId="00000533">
      <w:pPr>
        <w:rPr/>
      </w:pPr>
      <w:r w:rsidDel="00000000" w:rsidR="00000000" w:rsidRPr="00000000">
        <w:rPr>
          <w:rtl w:val="0"/>
        </w:rPr>
        <w:t xml:space="preserve">The room contains 3 canals: the long one connecting to the Main Room and 2 short canals. A </w:t>
      </w:r>
      <w:r w:rsidDel="00000000" w:rsidR="00000000" w:rsidRPr="00000000">
        <w:rPr>
          <w:i w:val="1"/>
          <w:iCs w:val="1"/>
          <w:rtl w:val="0"/>
        </w:rPr>
        <w:t xml:space="preserve">flow direction</w:t>
      </w:r>
      <w:r w:rsidDel="00000000" w:rsidR="00000000" w:rsidRPr="00000000">
        <w:rPr>
          <w:rtl w:val="0"/>
        </w:rPr>
        <w:t xml:space="preserve"> panel sits next to the canal feeding into Room C. </w:t>
      </w:r>
    </w:p>
    <w:p w:rsidR="00000000" w:rsidDel="00000000" w:rsidP="00000000" w:rsidRDefault="00000000" w:rsidRPr="00000000" w14:paraId="00000534">
      <w:pPr>
        <w:ind w:right="2160"/>
        <w:rPr/>
      </w:pPr>
      <w:r w:rsidDel="00000000" w:rsidR="00000000" w:rsidRPr="00000000">
        <w:rPr>
          <w:rtl w:val="0"/>
        </w:rPr>
      </w:r>
    </w:p>
    <w:p w:rsidR="00000000" w:rsidDel="00000000" w:rsidP="00000000" w:rsidRDefault="00000000" w:rsidRPr="00000000" w14:paraId="00000535">
      <w:pPr>
        <w:pStyle w:val="Heading5"/>
        <w:jc w:val="center"/>
        <w:rPr>
          <w:b w:val="1"/>
          <w:bCs w:val="1"/>
        </w:rPr>
      </w:pPr>
      <w:bookmarkStart w:colFirst="0" w:colLast="0" w:name="_9r0j0mb479b9" w:id="341"/>
      <w:bookmarkEnd w:id="341"/>
      <w:r w:rsidDel="00000000" w:rsidR="00000000" w:rsidRPr="00000000">
        <w:rPr>
          <w:rtl w:val="0"/>
        </w:rPr>
        <w:t xml:space="preserve">DANI </w:t>
      </w:r>
      <w:r w:rsidDel="00000000" w:rsidR="00000000" w:rsidRPr="00000000">
        <w:rPr>
          <w:b w:val="1"/>
          <w:bCs w:val="1"/>
          <w:rtl w:val="0"/>
        </w:rPr>
        <w:t xml:space="preserve">[conversation,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536">
      <w:pPr>
        <w:pStyle w:val="Heading6"/>
        <w:ind w:left="2160" w:right="2160" w:firstLine="0"/>
        <w:rPr>
          <w:highlight w:val="yellow"/>
        </w:rPr>
      </w:pPr>
      <w:bookmarkStart w:colFirst="0" w:colLast="0" w:name="_ywaovqe35mb" w:id="342"/>
      <w:bookmarkEnd w:id="342"/>
      <w:r w:rsidDel="00000000" w:rsidR="00000000" w:rsidRPr="00000000">
        <w:rPr>
          <w:rtl w:val="0"/>
        </w:rPr>
        <w:t xml:space="preserve">This panel would appear to be a piece of alien technology. </w:t>
      </w:r>
      <w:r w:rsidDel="00000000" w:rsidR="00000000" w:rsidRPr="00000000">
        <w:rPr>
          <w:highlight w:val="yellow"/>
          <w:rtl w:val="0"/>
        </w:rPr>
        <w:t xml:space="preserve">Perhaps I can activate it.</w:t>
      </w:r>
      <w:r w:rsidDel="00000000" w:rsidR="00000000" w:rsidRPr="00000000">
        <w:rPr>
          <w:rtl w:val="0"/>
        </w:rPr>
      </w:r>
    </w:p>
    <w:p w:rsidR="00000000" w:rsidDel="00000000" w:rsidP="00000000" w:rsidRDefault="00000000" w:rsidRPr="00000000" w14:paraId="00000537">
      <w:pPr>
        <w:ind w:left="2160" w:right="2160" w:firstLine="0"/>
        <w:rPr/>
      </w:pPr>
      <w:r w:rsidDel="00000000" w:rsidR="00000000" w:rsidRPr="00000000">
        <w:rPr>
          <w:rtl w:val="0"/>
        </w:rPr>
      </w:r>
    </w:p>
    <w:p w:rsidR="00000000" w:rsidDel="00000000" w:rsidP="00000000" w:rsidRDefault="00000000" w:rsidRPr="00000000" w14:paraId="00000538">
      <w:pPr>
        <w:pStyle w:val="Heading5"/>
        <w:ind w:left="2160" w:right="2160" w:firstLine="0"/>
        <w:rPr>
          <w:b w:val="1"/>
          <w:bCs w:val="1"/>
        </w:rPr>
      </w:pPr>
      <w:bookmarkStart w:colFirst="0" w:colLast="0" w:name="_3yt11kf1pqju" w:id="343"/>
      <w:bookmarkEnd w:id="343"/>
      <w:r w:rsidDel="00000000" w:rsidR="00000000" w:rsidRPr="00000000">
        <w:rPr>
          <w:rtl w:val="0"/>
        </w:rPr>
        <w:t xml:space="preserve">JASPER </w:t>
      </w:r>
      <w:r w:rsidDel="00000000" w:rsidR="00000000" w:rsidRPr="00000000">
        <w:rPr>
          <w:b w:val="1"/>
          <w:bCs w:val="1"/>
          <w:rtl w:val="0"/>
        </w:rPr>
        <w:t xml:space="preserve">[conversation]</w:t>
      </w:r>
    </w:p>
    <w:p w:rsidR="00000000" w:rsidDel="00000000" w:rsidP="00000000" w:rsidRDefault="00000000" w:rsidRPr="00000000" w14:paraId="00000539">
      <w:pPr>
        <w:pStyle w:val="Heading6"/>
        <w:rPr/>
      </w:pPr>
      <w:bookmarkStart w:colFirst="0" w:colLast="0" w:name="_wtg6nh7itjkz" w:id="344"/>
      <w:bookmarkEnd w:id="344"/>
      <w:r w:rsidDel="00000000" w:rsidR="00000000" w:rsidRPr="00000000">
        <w:rPr>
          <w:rtl w:val="0"/>
        </w:rPr>
        <w:t xml:space="preserve">You may use it.</w:t>
      </w:r>
    </w:p>
    <w:p w:rsidR="00000000" w:rsidDel="00000000" w:rsidP="00000000" w:rsidRDefault="00000000" w:rsidRPr="00000000" w14:paraId="0000053A">
      <w:pPr>
        <w:ind w:left="0" w:right="2160" w:firstLine="0"/>
        <w:rPr/>
      </w:pPr>
      <w:r w:rsidDel="00000000" w:rsidR="00000000" w:rsidRPr="00000000">
        <w:rPr>
          <w:rtl w:val="0"/>
        </w:rPr>
      </w:r>
    </w:p>
    <w:p w:rsidR="00000000" w:rsidDel="00000000" w:rsidP="00000000" w:rsidRDefault="00000000" w:rsidRPr="00000000" w14:paraId="0000053B">
      <w:pPr>
        <w:ind w:right="2160"/>
        <w:rPr>
          <w:b w:val="1"/>
          <w:bCs w:val="1"/>
        </w:rPr>
      </w:pPr>
      <w:r w:rsidDel="00000000" w:rsidR="00000000" w:rsidRPr="00000000">
        <w:rPr>
          <w:b w:val="1"/>
          <w:bCs w:val="1"/>
          <w:rtl w:val="0"/>
        </w:rPr>
        <w:t xml:space="preserve">{Input: Press [E/Action button] to activate the panel}</w:t>
      </w:r>
    </w:p>
    <w:p w:rsidR="00000000" w:rsidDel="00000000" w:rsidP="00000000" w:rsidRDefault="00000000" w:rsidRPr="00000000" w14:paraId="0000053C">
      <w:pPr>
        <w:ind w:right="2160"/>
        <w:rPr>
          <w:b w:val="1"/>
          <w:bCs w:val="1"/>
        </w:rPr>
      </w:pPr>
      <w:r w:rsidDel="00000000" w:rsidR="00000000" w:rsidRPr="00000000">
        <w:rPr>
          <w:b w:val="1"/>
          <w:bCs w:val="1"/>
          <w:rtl w:val="0"/>
        </w:rPr>
        <w:t xml:space="preserve">{Audio: Panel confirm SFX play (may be the same as pad confirm), water splash SFX}</w:t>
      </w:r>
    </w:p>
    <w:p w:rsidR="00000000" w:rsidDel="00000000" w:rsidP="00000000" w:rsidRDefault="00000000" w:rsidRPr="00000000" w14:paraId="0000053D">
      <w:pPr>
        <w:ind w:right="2160"/>
        <w:rPr/>
      </w:pPr>
      <w:r w:rsidDel="00000000" w:rsidR="00000000" w:rsidRPr="00000000">
        <w:rPr>
          <w:rtl w:val="0"/>
        </w:rPr>
        <w:t xml:space="preserve">Player hits the button on the panel.</w:t>
      </w:r>
      <w:r w:rsidDel="00000000" w:rsidR="00000000" w:rsidRPr="00000000">
        <w:rPr>
          <w:rtl w:val="0"/>
        </w:rPr>
      </w:r>
    </w:p>
    <w:p w:rsidR="00000000" w:rsidDel="00000000" w:rsidP="00000000" w:rsidRDefault="00000000" w:rsidRPr="00000000" w14:paraId="0000053E">
      <w:pPr>
        <w:ind w:right="2160"/>
        <w:rPr/>
      </w:pPr>
      <w:r w:rsidDel="00000000" w:rsidR="00000000" w:rsidRPr="00000000">
        <w:rPr>
          <w:rtl w:val="0"/>
        </w:rPr>
      </w:r>
    </w:p>
    <w:p w:rsidR="00000000" w:rsidDel="00000000" w:rsidP="00000000" w:rsidRDefault="00000000" w:rsidRPr="00000000" w14:paraId="0000053F">
      <w:pPr>
        <w:pStyle w:val="Heading5"/>
        <w:jc w:val="center"/>
        <w:rPr>
          <w:b w:val="1"/>
          <w:bCs w:val="1"/>
        </w:rPr>
      </w:pPr>
      <w:bookmarkStart w:colFirst="0" w:colLast="0" w:name="_wwqr0iejyymm" w:id="345"/>
      <w:bookmarkEnd w:id="34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40">
      <w:pPr>
        <w:pStyle w:val="Heading6"/>
        <w:ind w:left="2160" w:right="2160" w:firstLine="0"/>
        <w:rPr/>
      </w:pPr>
      <w:bookmarkStart w:colFirst="0" w:colLast="0" w:name="_1verhouj9z9y" w:id="346"/>
      <w:bookmarkEnd w:id="346"/>
      <w:r w:rsidDel="00000000" w:rsidR="00000000" w:rsidRPr="00000000">
        <w:rPr>
          <w:rtl w:val="0"/>
        </w:rPr>
        <w:t xml:space="preserve">I believe this panel changes the flow direction of the water.</w:t>
      </w:r>
    </w:p>
    <w:p w:rsidR="00000000" w:rsidDel="00000000" w:rsidP="00000000" w:rsidRDefault="00000000" w:rsidRPr="00000000" w14:paraId="00000541">
      <w:pPr>
        <w:ind w:left="2160" w:right="2160" w:firstLine="0"/>
        <w:rPr/>
      </w:pPr>
      <w:r w:rsidDel="00000000" w:rsidR="00000000" w:rsidRPr="00000000">
        <w:rPr>
          <w:rtl w:val="0"/>
        </w:rPr>
      </w:r>
    </w:p>
    <w:p w:rsidR="00000000" w:rsidDel="00000000" w:rsidP="00000000" w:rsidRDefault="00000000" w:rsidRPr="00000000" w14:paraId="00000542">
      <w:pPr>
        <w:ind w:right="2160"/>
        <w:rPr/>
      </w:pPr>
      <w:r w:rsidDel="00000000" w:rsidR="00000000" w:rsidRPr="00000000">
        <w:rPr>
          <w:rtl w:val="0"/>
        </w:rPr>
        <w:t xml:space="preserve">With the canal flowing in the opposite direction, the powercube floats into Room B, then on into Room C.</w:t>
      </w:r>
      <w:r w:rsidDel="00000000" w:rsidR="00000000" w:rsidRPr="00000000">
        <w:rPr>
          <w:rtl w:val="0"/>
        </w:rPr>
      </w:r>
    </w:p>
    <w:p w:rsidR="00000000" w:rsidDel="00000000" w:rsidP="00000000" w:rsidRDefault="00000000" w:rsidRPr="00000000" w14:paraId="00000543">
      <w:pPr>
        <w:ind w:right="2160"/>
        <w:rPr/>
      </w:pPr>
      <w:r w:rsidDel="00000000" w:rsidR="00000000" w:rsidRPr="00000000">
        <w:rPr>
          <w:rtl w:val="0"/>
        </w:rPr>
      </w:r>
    </w:p>
    <w:p w:rsidR="00000000" w:rsidDel="00000000" w:rsidP="00000000" w:rsidRDefault="00000000" w:rsidRPr="00000000" w14:paraId="00000544">
      <w:pPr>
        <w:pStyle w:val="Heading5"/>
        <w:rPr>
          <w:b w:val="1"/>
          <w:bCs w:val="1"/>
        </w:rPr>
      </w:pPr>
      <w:bookmarkStart w:colFirst="0" w:colLast="0" w:name="_5trwr2s8w12j" w:id="347"/>
      <w:bookmarkEnd w:id="347"/>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545">
      <w:pPr>
        <w:pStyle w:val="Heading6"/>
        <w:rPr/>
      </w:pPr>
      <w:bookmarkStart w:colFirst="0" w:colLast="0" w:name="_z7esjhgfi56d" w:id="348"/>
      <w:bookmarkEnd w:id="348"/>
      <w:r w:rsidDel="00000000" w:rsidR="00000000" w:rsidRPr="00000000">
        <w:rPr>
          <w:rtl w:val="0"/>
        </w:rPr>
        <w:t xml:space="preserve">Let’s follow it, TK.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Player goes to Room C.</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b w:val="1"/>
          <w:bCs w:val="1"/>
          <w:rtl w:val="0"/>
        </w:rPr>
        <w:t xml:space="preserve">INT. WING 2, ROOM C</w:t>
      </w:r>
      <w:r w:rsidDel="00000000" w:rsidR="00000000" w:rsidRPr="00000000">
        <w:rPr>
          <w:rtl w:val="0"/>
        </w:rPr>
      </w:r>
    </w:p>
    <w:p w:rsidR="00000000" w:rsidDel="00000000" w:rsidP="00000000" w:rsidRDefault="00000000" w:rsidRPr="00000000" w14:paraId="0000054A">
      <w:pPr>
        <w:ind w:right="2160"/>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The room contains a long canal and the end of the short and flow controlled canal. A </w:t>
      </w:r>
      <w:r w:rsidDel="00000000" w:rsidR="00000000" w:rsidRPr="00000000">
        <w:rPr>
          <w:i w:val="1"/>
          <w:iCs w:val="1"/>
          <w:rtl w:val="0"/>
        </w:rPr>
        <w:t xml:space="preserve">pad</w:t>
      </w:r>
      <w:r w:rsidDel="00000000" w:rsidR="00000000" w:rsidRPr="00000000">
        <w:rPr>
          <w:rtl w:val="0"/>
        </w:rPr>
        <w:t xml:space="preserve"> sits next to the barrier.</w:t>
      </w:r>
    </w:p>
    <w:p w:rsidR="00000000" w:rsidDel="00000000" w:rsidP="00000000" w:rsidRDefault="00000000" w:rsidRPr="00000000" w14:paraId="0000054C">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D">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ind w:right="60"/>
              <w:rPr>
                <w:b w:val="1"/>
                <w:bCs w:val="1"/>
              </w:rPr>
            </w:pPr>
            <w:r w:rsidDel="00000000" w:rsidR="00000000" w:rsidRPr="00000000">
              <w:rPr>
                <w:b w:val="1"/>
                <w:bCs w:val="1"/>
                <w:rtl w:val="0"/>
              </w:rPr>
              <w:t xml:space="preserve">(If P waits for 30 seconds without putting the cube on the pad)</w:t>
            </w:r>
          </w:p>
          <w:p w:rsidR="00000000" w:rsidDel="00000000" w:rsidP="00000000" w:rsidRDefault="00000000" w:rsidRPr="00000000" w14:paraId="00000550">
            <w:pPr>
              <w:ind w:right="2160"/>
              <w:rPr/>
            </w:pPr>
            <w:r w:rsidDel="00000000" w:rsidR="00000000" w:rsidRPr="00000000">
              <w:rPr>
                <w:rtl w:val="0"/>
              </w:rPr>
            </w:r>
          </w:p>
          <w:p w:rsidR="00000000" w:rsidDel="00000000" w:rsidP="00000000" w:rsidRDefault="00000000" w:rsidRPr="00000000" w14:paraId="00000551">
            <w:pPr>
              <w:pStyle w:val="Heading5"/>
              <w:ind w:right="60"/>
              <w:jc w:val="center"/>
              <w:rPr>
                <w:b w:val="1"/>
                <w:bCs w:val="1"/>
              </w:rPr>
            </w:pPr>
            <w:bookmarkStart w:colFirst="0" w:colLast="0" w:name="_xwsj41kccl4p" w:id="349"/>
            <w:bookmarkEnd w:id="34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52">
            <w:pPr>
              <w:ind w:right="-30"/>
              <w:rPr>
                <w:i w:val="1"/>
                <w:iCs w:val="1"/>
              </w:rPr>
            </w:pPr>
            <w:r w:rsidDel="00000000" w:rsidR="00000000" w:rsidRPr="00000000">
              <w:rPr>
                <w:i w:val="1"/>
                <w:iCs w:val="1"/>
                <w:rtl w:val="0"/>
              </w:rPr>
              <w:t xml:space="preserve">What do you believe that pad supplies power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b w:val="1"/>
                <w:bCs w:val="1"/>
              </w:rPr>
            </w:pPr>
            <w:r w:rsidDel="00000000" w:rsidR="00000000" w:rsidRPr="00000000">
              <w:rPr>
                <w:b w:val="1"/>
                <w:bCs w:val="1"/>
                <w:rtl w:val="0"/>
              </w:rPr>
              <w:t xml:space="preserve">(If P waits for 60 seconds without putting the cube on the pad)</w:t>
            </w:r>
          </w:p>
          <w:p w:rsidR="00000000" w:rsidDel="00000000" w:rsidP="00000000" w:rsidRDefault="00000000" w:rsidRPr="00000000" w14:paraId="00000554">
            <w:pPr>
              <w:widowControl w:val="0"/>
              <w:spacing w:line="240" w:lineRule="auto"/>
              <w:rPr/>
            </w:pPr>
            <w:r w:rsidDel="00000000" w:rsidR="00000000" w:rsidRPr="00000000">
              <w:rPr>
                <w:rtl w:val="0"/>
              </w:rPr>
            </w:r>
          </w:p>
          <w:p w:rsidR="00000000" w:rsidDel="00000000" w:rsidP="00000000" w:rsidRDefault="00000000" w:rsidRPr="00000000" w14:paraId="00000555">
            <w:pPr>
              <w:widowControl w:val="0"/>
              <w:spacing w:line="240" w:lineRule="auto"/>
              <w:jc w:val="center"/>
              <w:rPr/>
            </w:pPr>
            <w:r w:rsidDel="00000000" w:rsidR="00000000" w:rsidRPr="00000000">
              <w:rPr>
                <w:rtl w:val="0"/>
              </w:rPr>
              <w:t xml:space="preserve">DANI</w:t>
            </w:r>
          </w:p>
          <w:p w:rsidR="00000000" w:rsidDel="00000000" w:rsidP="00000000" w:rsidRDefault="00000000" w:rsidRPr="00000000" w14:paraId="00000556">
            <w:pPr>
              <w:widowControl w:val="0"/>
              <w:spacing w:line="240" w:lineRule="auto"/>
              <w:rPr>
                <w:i w:val="1"/>
                <w:iCs w:val="1"/>
              </w:rPr>
            </w:pPr>
            <w:r w:rsidDel="00000000" w:rsidR="00000000" w:rsidRPr="00000000">
              <w:rPr>
                <w:i w:val="1"/>
                <w:iCs w:val="1"/>
                <w:rtl w:val="0"/>
              </w:rPr>
              <w:t xml:space="preserve">Maybe try placing the powercube onto the pad.</w:t>
            </w:r>
          </w:p>
        </w:tc>
      </w:tr>
    </w:tbl>
    <w:p w:rsidR="00000000" w:rsidDel="00000000" w:rsidP="00000000" w:rsidRDefault="00000000" w:rsidRPr="00000000" w14:paraId="00000557">
      <w:pPr>
        <w:ind w:right="2160"/>
        <w:rPr/>
      </w:pPr>
      <w:r w:rsidDel="00000000" w:rsidR="00000000" w:rsidRPr="00000000">
        <w:rPr>
          <w:rtl w:val="0"/>
        </w:rPr>
      </w:r>
    </w:p>
    <w:p w:rsidR="00000000" w:rsidDel="00000000" w:rsidP="00000000" w:rsidRDefault="00000000" w:rsidRPr="00000000" w14:paraId="00000558">
      <w:pPr>
        <w:ind w:right="2160"/>
        <w:rPr/>
      </w:pPr>
      <w:r w:rsidDel="00000000" w:rsidR="00000000" w:rsidRPr="00000000">
        <w:rPr>
          <w:rtl w:val="0"/>
        </w:rPr>
        <w:t xml:space="preserve">Player places the PowerCube on the Pad.</w:t>
      </w:r>
      <w:r w:rsidDel="00000000" w:rsidR="00000000" w:rsidRPr="00000000">
        <w:rPr>
          <w:rtl w:val="0"/>
        </w:rPr>
      </w:r>
    </w:p>
    <w:p w:rsidR="00000000" w:rsidDel="00000000" w:rsidP="00000000" w:rsidRDefault="00000000" w:rsidRPr="00000000" w14:paraId="00000559">
      <w:pPr>
        <w:ind w:right="2160"/>
        <w:rPr/>
      </w:pPr>
      <w:r w:rsidDel="00000000" w:rsidR="00000000" w:rsidRPr="00000000">
        <w:rPr>
          <w:rtl w:val="0"/>
        </w:rPr>
      </w:r>
    </w:p>
    <w:p w:rsidR="00000000" w:rsidDel="00000000" w:rsidP="00000000" w:rsidRDefault="00000000" w:rsidRPr="00000000" w14:paraId="0000055A">
      <w:pPr>
        <w:rPr>
          <w:b w:val="1"/>
          <w:bCs w:val="1"/>
          <w:i w:val="1"/>
          <w:iCs w:val="1"/>
        </w:rPr>
      </w:pPr>
      <w:r w:rsidDel="00000000" w:rsidR="00000000" w:rsidRPr="00000000">
        <w:rPr>
          <w:b w:val="1"/>
          <w:bCs w:val="1"/>
          <w:rtl w:val="0"/>
        </w:rPr>
        <w:t xml:space="preserve">{Input: Press [E/Action button] to pick up/put down the powercube}</w:t>
      </w:r>
      <w:r w:rsidDel="00000000" w:rsidR="00000000" w:rsidRPr="00000000">
        <w:rPr>
          <w:rtl w:val="0"/>
        </w:rPr>
      </w:r>
    </w:p>
    <w:p w:rsidR="00000000" w:rsidDel="00000000" w:rsidP="00000000" w:rsidRDefault="00000000" w:rsidRPr="00000000" w14:paraId="0000055B">
      <w:pPr>
        <w:ind w:right="2160"/>
        <w:rPr>
          <w:b w:val="1"/>
          <w:bCs w:val="1"/>
        </w:rPr>
      </w:pPr>
      <w:r w:rsidDel="00000000" w:rsidR="00000000" w:rsidRPr="00000000">
        <w:rPr>
          <w:b w:val="1"/>
          <w:bCs w:val="1"/>
          <w:rtl w:val="0"/>
        </w:rPr>
        <w:t xml:space="preserve">{Audio: Distant rumbling SFX play slightly louder until the player completes the third wing}</w:t>
      </w:r>
    </w:p>
    <w:p w:rsidR="00000000" w:rsidDel="00000000" w:rsidP="00000000" w:rsidRDefault="00000000" w:rsidRPr="00000000" w14:paraId="0000055C">
      <w:pPr>
        <w:ind w:right="2160"/>
        <w:rPr>
          <w:b w:val="1"/>
          <w:bCs w:val="1"/>
        </w:rPr>
      </w:pPr>
      <w:r w:rsidDel="00000000" w:rsidR="00000000" w:rsidRPr="00000000">
        <w:rPr>
          <w:rtl w:val="0"/>
        </w:rPr>
      </w:r>
    </w:p>
    <w:p w:rsidR="00000000" w:rsidDel="00000000" w:rsidP="00000000" w:rsidRDefault="00000000" w:rsidRPr="00000000" w14:paraId="0000055D">
      <w:pPr>
        <w:pStyle w:val="Heading5"/>
        <w:rPr>
          <w:b w:val="1"/>
          <w:bCs w:val="1"/>
        </w:rPr>
      </w:pPr>
      <w:bookmarkStart w:colFirst="0" w:colLast="0" w:name="_jw1jbee17sta" w:id="350"/>
      <w:bookmarkEnd w:id="350"/>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55E">
      <w:pPr>
        <w:pStyle w:val="Heading6"/>
        <w:rPr/>
      </w:pPr>
      <w:bookmarkStart w:colFirst="0" w:colLast="0" w:name="_jti1e018t0xc" w:id="351"/>
      <w:bookmarkEnd w:id="351"/>
      <w:r w:rsidDel="00000000" w:rsidR="00000000" w:rsidRPr="00000000">
        <w:rPr>
          <w:rtl w:val="0"/>
        </w:rPr>
        <w:t xml:space="preserve">Another harmonics shift detected.</w:t>
      </w:r>
    </w:p>
    <w:p w:rsidR="00000000" w:rsidDel="00000000" w:rsidP="00000000" w:rsidRDefault="00000000" w:rsidRPr="00000000" w14:paraId="0000055F">
      <w:pPr>
        <w:ind w:right="2160"/>
        <w:rPr/>
      </w:pPr>
      <w:r w:rsidDel="00000000" w:rsidR="00000000" w:rsidRPr="00000000">
        <w:rPr>
          <w:rtl w:val="0"/>
        </w:rPr>
      </w:r>
    </w:p>
    <w:p w:rsidR="00000000" w:rsidDel="00000000" w:rsidP="00000000" w:rsidRDefault="00000000" w:rsidRPr="00000000" w14:paraId="00000560">
      <w:pPr>
        <w:ind w:right="2160"/>
        <w:rPr>
          <w:b w:val="1"/>
          <w:bCs w:val="1"/>
        </w:rPr>
      </w:pPr>
      <w:r w:rsidDel="00000000" w:rsidR="00000000" w:rsidRPr="00000000">
        <w:rPr>
          <w:b w:val="1"/>
          <w:bCs w:val="1"/>
          <w:rtl w:val="0"/>
        </w:rPr>
        <w:t xml:space="preserve">{Audio: Ringtone (Tera) SFX plays}</w:t>
      </w:r>
    </w:p>
    <w:p w:rsidR="00000000" w:rsidDel="00000000" w:rsidP="00000000" w:rsidRDefault="00000000" w:rsidRPr="00000000" w14:paraId="00000561">
      <w:pPr>
        <w:ind w:right="2160"/>
        <w:rPr/>
      </w:pPr>
      <w:r w:rsidDel="00000000" w:rsidR="00000000" w:rsidRPr="00000000">
        <w:rPr>
          <w:rtl w:val="0"/>
        </w:rPr>
      </w:r>
    </w:p>
    <w:p w:rsidR="00000000" w:rsidDel="00000000" w:rsidP="00000000" w:rsidRDefault="00000000" w:rsidRPr="00000000" w14:paraId="00000562">
      <w:pPr>
        <w:pStyle w:val="Heading5"/>
        <w:rPr>
          <w:b w:val="1"/>
          <w:bCs w:val="1"/>
        </w:rPr>
      </w:pPr>
      <w:bookmarkStart w:colFirst="0" w:colLast="0" w:name="_5v37o7x5u8z6" w:id="352"/>
      <w:bookmarkEnd w:id="352"/>
      <w:r w:rsidDel="00000000" w:rsidR="00000000" w:rsidRPr="00000000">
        <w:rPr>
          <w:rtl w:val="0"/>
        </w:rPr>
        <w:t xml:space="preserve">TERA </w:t>
      </w:r>
      <w:r w:rsidDel="00000000" w:rsidR="00000000" w:rsidRPr="00000000">
        <w:rPr>
          <w:b w:val="1"/>
          <w:bCs w:val="1"/>
          <w:rtl w:val="0"/>
        </w:rPr>
        <w:t xml:space="preserve">[gameplay, call]</w:t>
      </w:r>
    </w:p>
    <w:p w:rsidR="00000000" w:rsidDel="00000000" w:rsidP="00000000" w:rsidRDefault="00000000" w:rsidRPr="00000000" w14:paraId="00000563">
      <w:pPr>
        <w:pStyle w:val="Heading6"/>
        <w:rPr/>
      </w:pPr>
      <w:bookmarkStart w:colFirst="0" w:colLast="0" w:name="_siufqidlmt6a" w:id="353"/>
      <w:bookmarkEnd w:id="353"/>
      <w:r w:rsidDel="00000000" w:rsidR="00000000" w:rsidRPr="00000000">
        <w:rPr>
          <w:rtl w:val="0"/>
        </w:rPr>
        <w:t xml:space="preserve">What are you doing in there, TK? Come check it out!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b w:val="1"/>
          <w:bCs w:val="1"/>
          <w:rtl w:val="0"/>
        </w:rPr>
        <w:t xml:space="preserve">{Audio: Call hang up SFX plays}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Player walks back to main hall.</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b w:val="1"/>
          <w:bCs w:val="1"/>
          <w:rtl w:val="0"/>
        </w:rPr>
        <w:t xml:space="preserve">INT. MAIN HALL: WING TWO</w:t>
      </w:r>
    </w:p>
    <w:p w:rsidR="00000000" w:rsidDel="00000000" w:rsidP="00000000" w:rsidRDefault="00000000" w:rsidRPr="00000000" w14:paraId="0000056A">
      <w:pPr>
        <w:rPr>
          <w:b w:val="1"/>
          <w:bCs w:val="1"/>
        </w:rPr>
      </w:pPr>
      <w:r w:rsidDel="00000000" w:rsidR="00000000" w:rsidRPr="00000000">
        <w:rPr>
          <w:rtl w:val="0"/>
        </w:rPr>
      </w:r>
    </w:p>
    <w:bookmarkStart w:colFirst="0" w:colLast="0" w:name="27d7vm5281sm" w:id="354"/>
    <w:bookmarkEnd w:id="354"/>
    <w:p w:rsidR="00000000" w:rsidDel="00000000" w:rsidP="00000000" w:rsidRDefault="00000000" w:rsidRPr="00000000" w14:paraId="0000056B">
      <w:pPr>
        <w:rPr>
          <w:b w:val="1"/>
          <w:bCs w:val="1"/>
        </w:rPr>
      </w:pPr>
      <w:r w:rsidDel="00000000" w:rsidR="00000000" w:rsidRPr="00000000">
        <w:rPr>
          <w:b w:val="1"/>
          <w:bCs w:val="1"/>
          <w:shd w:fill="ea9999" w:val="clear"/>
          <w:rtl w:val="0"/>
        </w:rPr>
        <w:t xml:space="preserve">[Cinematic:</w:t>
      </w:r>
      <w:r w:rsidDel="00000000" w:rsidR="00000000" w:rsidRPr="00000000">
        <w:rPr>
          <w:b w:val="1"/>
          <w:bCs w:val="1"/>
          <w:rtl w:val="0"/>
        </w:rPr>
        <w:t xml:space="preserve"> Camera pans around the main hall, focusing on the newly-active second wing pipe]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ind w:left="720" w:firstLine="0"/>
        <w:rPr/>
      </w:pPr>
      <w:r w:rsidDel="00000000" w:rsidR="00000000" w:rsidRPr="00000000">
        <w:rPr>
          <w:rtl w:val="0"/>
        </w:rPr>
        <w:t xml:space="preserve">Player exits to main hall. The discharge pipe above Wing 2 is now spouting nutrient down the channel cut down to the reservoir. The reservoir’s water level has risen again, and the tree has grown even larger! Its roots now stick up from the surface of the water, and its top nearly reaches the ceiling. A third mural also appears across the room from Wing 2 as the stone slab moves.</w:t>
      </w:r>
    </w:p>
    <w:p w:rsidR="00000000" w:rsidDel="00000000" w:rsidP="00000000" w:rsidRDefault="00000000" w:rsidRPr="00000000" w14:paraId="0000056E">
      <w:pPr>
        <w:ind w:left="720" w:firstLine="0"/>
        <w:rPr>
          <w:b w:val="1"/>
          <w:bCs w:val="1"/>
        </w:rPr>
      </w:pPr>
      <w:r w:rsidDel="00000000" w:rsidR="00000000" w:rsidRPr="00000000">
        <w:rPr>
          <w:b w:val="1"/>
          <w:bCs w:val="1"/>
          <w:rtl w:val="0"/>
        </w:rPr>
        <w:t xml:space="preserve">{Audio: Rushing water SFX now play from both active pipes}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jc w:val="left"/>
        <w:rPr>
          <w:b w:val="1"/>
          <w:bCs w:val="1"/>
          <w:shd w:fill="ea9999" w:val="clear"/>
        </w:rPr>
      </w:pPr>
      <w:r w:rsidDel="00000000" w:rsidR="00000000" w:rsidRPr="00000000">
        <w:rPr>
          <w:b w:val="1"/>
          <w:bCs w:val="1"/>
          <w:shd w:fill="ea9999" w:val="clear"/>
          <w:rtl w:val="0"/>
        </w:rPr>
        <w:t xml:space="preserve">[End cinematic]</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Heading5"/>
        <w:rPr>
          <w:b w:val="1"/>
          <w:bCs w:val="1"/>
        </w:rPr>
      </w:pPr>
      <w:bookmarkStart w:colFirst="0" w:colLast="0" w:name="_pt6vg0lwt4sh" w:id="355"/>
      <w:bookmarkEnd w:id="355"/>
      <w:r w:rsidDel="00000000" w:rsidR="00000000" w:rsidRPr="00000000">
        <w:rPr>
          <w:rtl w:val="0"/>
        </w:rPr>
        <w:t xml:space="preserve">TERA </w:t>
      </w:r>
      <w:r w:rsidDel="00000000" w:rsidR="00000000" w:rsidRPr="00000000">
        <w:rPr>
          <w:b w:val="1"/>
          <w:bCs w:val="1"/>
          <w:rtl w:val="0"/>
        </w:rPr>
        <w:t xml:space="preserve">[conversation,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p>
    <w:p w:rsidR="00000000" w:rsidDel="00000000" w:rsidP="00000000" w:rsidRDefault="00000000" w:rsidRPr="00000000" w14:paraId="00000573">
      <w:pPr>
        <w:pStyle w:val="Heading6"/>
        <w:rPr/>
      </w:pPr>
      <w:bookmarkStart w:colFirst="0" w:colLast="0" w:name="_46wb6f7cea5x" w:id="356"/>
      <w:bookmarkEnd w:id="356"/>
      <w:r w:rsidDel="00000000" w:rsidR="00000000" w:rsidRPr="00000000">
        <w:rPr>
          <w:rtl w:val="0"/>
        </w:rPr>
        <w:t xml:space="preserve">I can’t believe how big this tree is getting</w:t>
      </w:r>
      <w:r w:rsidDel="00000000" w:rsidR="00000000" w:rsidRPr="00000000">
        <w:rPr>
          <w:rtl w:val="0"/>
        </w:rPr>
        <w:t xml:space="preserve">! Guess you’ve got a green thumb? Keep going!</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5"/>
        <w:rPr>
          <w:b w:val="1"/>
          <w:bCs w:val="1"/>
        </w:rPr>
      </w:pPr>
      <w:bookmarkStart w:colFirst="0" w:colLast="0" w:name="_sgo1tsazwwdu" w:id="357"/>
      <w:bookmarkEnd w:id="35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76">
      <w:pPr>
        <w:pStyle w:val="Heading6"/>
        <w:rPr/>
      </w:pPr>
      <w:bookmarkStart w:colFirst="0" w:colLast="0" w:name="_7fcodaokefy6" w:id="358"/>
      <w:bookmarkEnd w:id="358"/>
      <w:r w:rsidDel="00000000" w:rsidR="00000000" w:rsidRPr="00000000">
        <w:rPr>
          <w:rtl w:val="0"/>
        </w:rPr>
        <w:t xml:space="preserve">The next door is opening–pointing the way.</w:t>
      </w:r>
      <w:r w:rsidDel="00000000" w:rsidR="00000000" w:rsidRPr="00000000">
        <w:rPr>
          <w:rtl w:val="0"/>
        </w:rPr>
        <w:t xml:space="preserve"> A third mural has also appeared.</w:t>
      </w:r>
    </w:p>
    <w:p w:rsidR="00000000" w:rsidDel="00000000" w:rsidP="00000000" w:rsidRDefault="00000000" w:rsidRPr="00000000" w14:paraId="00000577">
      <w:pPr>
        <w:rPr>
          <w:u w:val="single"/>
        </w:rPr>
      </w:pPr>
      <w:r w:rsidDel="00000000" w:rsidR="00000000" w:rsidRPr="00000000">
        <w:rPr>
          <w:rtl w:val="0"/>
        </w:rPr>
      </w:r>
    </w:p>
    <w:p w:rsidR="00000000" w:rsidDel="00000000" w:rsidP="00000000" w:rsidRDefault="00000000" w:rsidRPr="00000000" w14:paraId="00000578">
      <w:pPr>
        <w:rPr>
          <w:b w:val="1"/>
          <w:bCs w:val="1"/>
        </w:rPr>
      </w:pPr>
      <w:r w:rsidDel="00000000" w:rsidR="00000000" w:rsidRPr="00000000">
        <w:rPr>
          <w:b w:val="1"/>
          <w:bCs w:val="1"/>
          <w:rtl w:val="0"/>
        </w:rPr>
        <w:t xml:space="preserve">{Popup: “Mission: Forsaken Facility updated”}</w:t>
      </w:r>
    </w:p>
    <w:bookmarkStart w:colFirst="0" w:colLast="0" w:name="k4mtu3jtbspd" w:id="359"/>
    <w:bookmarkEnd w:id="359"/>
    <w:p w:rsidR="00000000" w:rsidDel="00000000" w:rsidP="00000000" w:rsidRDefault="00000000" w:rsidRPr="00000000" w14:paraId="00000579">
      <w:pPr>
        <w:rPr>
          <w:b w:val="1"/>
          <w:bCs w:val="1"/>
        </w:rPr>
      </w:pPr>
      <w:r w:rsidDel="00000000" w:rsidR="00000000" w:rsidRPr="00000000">
        <w:rPr>
          <w:b w:val="1"/>
          <w:bCs w:val="1"/>
          <w:rtl w:val="0"/>
        </w:rPr>
        <w:t xml:space="preserve">{Quest Tracker: “Explore the third wing”}</w:t>
      </w:r>
    </w:p>
    <w:p w:rsidR="00000000" w:rsidDel="00000000" w:rsidP="00000000" w:rsidRDefault="00000000" w:rsidRPr="00000000" w14:paraId="0000057A">
      <w:pPr>
        <w:rPr>
          <w:b w:val="1"/>
          <w:bCs w:val="1"/>
        </w:rPr>
      </w:pPr>
      <w:r w:rsidDel="00000000" w:rsidR="00000000" w:rsidRPr="00000000">
        <w:rPr>
          <w:b w:val="1"/>
          <w:bCs w:val="1"/>
          <w:rtl w:val="0"/>
        </w:rPr>
        <w:t xml:space="preserve">{Waypoint: Doorway leading into the third wing}</w:t>
      </w:r>
    </w:p>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{IF PLAYER GOES TO MURAL}</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widowControl w:val="0"/>
        <w:spacing w:line="240" w:lineRule="auto"/>
        <w:rPr/>
      </w:pPr>
      <w:ins w:author="Logan Priess" w:id="4" w:date="2026-07-20T23:59:14Z">
        <w:r w:rsidDel="00000000" w:rsidR="00000000" w:rsidRPr="00000000">
          <w:rPr>
            <w:rtl w:val="0"/>
          </w:rPr>
          <w:t xml:space="preserve">This is MURAL #3. </w:t>
        </w:r>
      </w:ins>
      <w:del w:author="Logan Priess" w:id="5" w:date="2026-07-20T23:59:25Z">
        <w:r w:rsidDel="00000000" w:rsidR="00000000" w:rsidRPr="00000000">
          <w:rPr>
            <w:rtl w:val="0"/>
          </w:rPr>
          <w:delText xml:space="preserve">The mural symbolically depicts </w:delText>
        </w:r>
      </w:del>
      <w:ins w:author="Logan Priess" w:id="5" w:date="2026-07-20T23:59:25Z">
        <w:del w:author="Logan Priess" w:id="5" w:date="2026-07-20T23:59:25Z">
          <w:r w:rsidDel="00000000" w:rsidR="00000000" w:rsidRPr="00000000">
            <w:rPr>
              <w:rtl w:val="0"/>
            </w:rPr>
            <w:delText xml:space="preserve">a swirl of nanomachines from a Hegonian.</w:delText>
          </w:r>
        </w:del>
      </w:ins>
      <w:del w:author="Logan Priess" w:id="5" w:date="2026-07-20T23:59:25Z">
        <w:r w:rsidDel="00000000" w:rsidR="00000000" w:rsidRPr="00000000">
          <w:rPr>
            <w:rtl w:val="0"/>
          </w:rPr>
          <w:delText xml:space="preserve">a wind-speaker with liquid super-nutrient pouring from its right-hand to a healthy growing tree, and a swarm of nanomachines pouring from its left hand to a thriving biomechanical crocodile.</w:delText>
        </w:r>
      </w:del>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rtl w:val="0"/>
        </w:rPr>
      </w:r>
    </w:p>
    <w:p w:rsidR="00000000" w:rsidDel="00000000" w:rsidP="00000000" w:rsidRDefault="00000000" w:rsidRPr="00000000" w14:paraId="00000580">
      <w:pPr>
        <w:pStyle w:val="Heading5"/>
        <w:spacing w:after="0" w:before="0" w:lineRule="auto"/>
        <w:jc w:val="center"/>
        <w:rPr/>
      </w:pPr>
      <w:bookmarkStart w:colFirst="0" w:colLast="0" w:name="_8vaprhhs9k02" w:id="360"/>
      <w:bookmarkEnd w:id="360"/>
      <w:r w:rsidDel="00000000" w:rsidR="00000000" w:rsidRPr="00000000">
        <w:rPr>
          <w:rtl w:val="0"/>
        </w:rPr>
        <w:t xml:space="preserve">DANI</w:t>
      </w:r>
    </w:p>
    <w:p w:rsidR="00000000" w:rsidDel="00000000" w:rsidP="00000000" w:rsidRDefault="00000000" w:rsidRPr="00000000" w14:paraId="00000581">
      <w:pPr>
        <w:pStyle w:val="Heading6"/>
        <w:spacing w:after="0" w:before="0" w:lineRule="auto"/>
        <w:ind w:left="2160" w:right="2160" w:firstLine="0"/>
        <w:rPr/>
      </w:pPr>
      <w:bookmarkStart w:colFirst="0" w:colLast="0" w:name="_enx1ux2mzyxg" w:id="361"/>
      <w:bookmarkEnd w:id="361"/>
      <w:r w:rsidDel="00000000" w:rsidR="00000000" w:rsidRPr="00000000">
        <w:rPr>
          <w:rtl w:val="0"/>
        </w:rPr>
        <w:t xml:space="preserve">This is a third Hegonian mural with an inscription.</w:t>
      </w:r>
    </w:p>
    <w:p w:rsidR="00000000" w:rsidDel="00000000" w:rsidP="00000000" w:rsidRDefault="00000000" w:rsidRPr="00000000" w14:paraId="00000582">
      <w:pPr>
        <w:jc w:val="center"/>
        <w:rPr/>
      </w:pPr>
      <w:r w:rsidDel="00000000" w:rsidR="00000000" w:rsidRPr="00000000">
        <w:rPr>
          <w:rtl w:val="0"/>
        </w:rPr>
      </w:r>
    </w:p>
    <w:p w:rsidR="00000000" w:rsidDel="00000000" w:rsidP="00000000" w:rsidRDefault="00000000" w:rsidRPr="00000000" w14:paraId="00000583">
      <w:pPr>
        <w:pStyle w:val="Heading5"/>
        <w:spacing w:after="0" w:before="0" w:lineRule="auto"/>
        <w:jc w:val="center"/>
        <w:rPr/>
      </w:pPr>
      <w:bookmarkStart w:colFirst="0" w:colLast="0" w:name="_qgxh1t9iz85r" w:id="362"/>
      <w:bookmarkEnd w:id="362"/>
      <w:r w:rsidDel="00000000" w:rsidR="00000000" w:rsidRPr="00000000">
        <w:rPr>
          <w:rtl w:val="0"/>
        </w:rPr>
        <w:t xml:space="preserve">PLAYER</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i w:val="1"/>
                <w:iCs w:val="1"/>
              </w:rPr>
            </w:pPr>
            <w:r w:rsidDel="00000000" w:rsidR="00000000" w:rsidRPr="00000000">
              <w:rPr>
                <w:i w:val="1"/>
                <w:iCs w:val="1"/>
                <w:rtl w:val="0"/>
              </w:rPr>
              <w:t xml:space="preserve">What does the inscription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i w:val="1"/>
                <w:iCs w:val="1"/>
              </w:rPr>
            </w:pPr>
            <w:r w:rsidDel="00000000" w:rsidR="00000000" w:rsidRPr="00000000">
              <w:rPr>
                <w:i w:val="1"/>
                <w:iCs w:val="1"/>
                <w:rtl w:val="0"/>
              </w:rPr>
              <w:t xml:space="preserve">Let’s move on.</w:t>
            </w:r>
          </w:p>
        </w:tc>
      </w:tr>
    </w:tbl>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5"/>
        <w:spacing w:after="0" w:before="0" w:lineRule="auto"/>
        <w:jc w:val="center"/>
        <w:rPr/>
      </w:pPr>
      <w:bookmarkStart w:colFirst="0" w:colLast="0" w:name="_7enl6a29cbvt" w:id="363"/>
      <w:bookmarkEnd w:id="363"/>
      <w:r w:rsidDel="00000000" w:rsidR="00000000" w:rsidRPr="00000000">
        <w:rPr>
          <w:rtl w:val="0"/>
        </w:rPr>
        <w:t xml:space="preserve">DANI</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i w:val="1"/>
                <w:iCs w:val="1"/>
              </w:rPr>
            </w:pPr>
            <w:r w:rsidDel="00000000" w:rsidR="00000000" w:rsidRPr="00000000">
              <w:rPr>
                <w:rtl w:val="0"/>
              </w:rPr>
              <w:t xml:space="preserve">[Translation] </w:t>
            </w:r>
            <w:r w:rsidDel="00000000" w:rsidR="00000000" w:rsidRPr="00000000">
              <w:rPr>
                <w:i w:val="1"/>
                <w:iCs w:val="1"/>
                <w:rtl w:val="0"/>
              </w:rPr>
              <w:t xml:space="preserve">T</w:t>
            </w:r>
            <w:r w:rsidDel="00000000" w:rsidR="00000000" w:rsidRPr="00000000">
              <w:rPr>
                <w:i w:val="1"/>
                <w:iCs w:val="1"/>
                <w:rtl w:val="0"/>
              </w:rPr>
              <w:t xml:space="preserve">he wind-speakers could not unmake the changes to our environment. Instead, they forged a path forward to save the life on Praxis. They created the super-nutrient to help the flora of Praxis grow larger, better adapted to the heat. For the animals, they modified a variant of our nanomachines </w:t>
            </w:r>
            <w:r w:rsidDel="00000000" w:rsidR="00000000" w:rsidRPr="00000000">
              <w:rPr>
                <w:i w:val="1"/>
                <w:iCs w:val="1"/>
                <w:rtl w:val="0"/>
              </w:rPr>
              <w:t xml:space="preserve">that would live symbiotically within their bodies, adapting them to require less water.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i w:val="1"/>
                <w:iCs w:val="1"/>
              </w:rPr>
            </w:pPr>
            <w:r w:rsidDel="00000000" w:rsidR="00000000" w:rsidRPr="00000000">
              <w:rPr>
                <w:i w:val="1"/>
                <w:iCs w:val="1"/>
                <w:rtl w:val="0"/>
              </w:rPr>
              <w:t xml:space="preserve">Understood.</w:t>
            </w:r>
          </w:p>
          <w:p w:rsidR="00000000" w:rsidDel="00000000" w:rsidP="00000000" w:rsidRDefault="00000000" w:rsidRPr="00000000" w14:paraId="0000058A">
            <w:pPr>
              <w:widowControl w:val="0"/>
              <w:spacing w:line="240" w:lineRule="auto"/>
              <w:rPr/>
            </w:pPr>
            <w:r w:rsidDel="00000000" w:rsidR="00000000" w:rsidRPr="00000000">
              <w:rPr>
                <w:rtl w:val="0"/>
              </w:rPr>
            </w:r>
          </w:p>
          <w:p w:rsidR="00000000" w:rsidDel="00000000" w:rsidP="00000000" w:rsidRDefault="00000000" w:rsidRPr="00000000" w14:paraId="0000058B">
            <w:pPr>
              <w:widowControl w:val="0"/>
              <w:spacing w:line="240" w:lineRule="auto"/>
              <w:rPr/>
            </w:pPr>
            <w:r w:rsidDel="00000000" w:rsidR="00000000" w:rsidRPr="00000000">
              <w:rPr>
                <w:rtl w:val="0"/>
              </w:rPr>
              <w:t xml:space="preserve">&lt;CLOSES CONVERSATION&gt;</w:t>
            </w:r>
            <w:r w:rsidDel="00000000" w:rsidR="00000000" w:rsidRPr="00000000">
              <w:rPr>
                <w:rtl w:val="0"/>
              </w:rPr>
            </w:r>
          </w:p>
        </w:tc>
      </w:tr>
    </w:tbl>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Player enters Wing 3.</w:t>
      </w:r>
    </w:p>
    <w:p w:rsidR="00000000" w:rsidDel="00000000" w:rsidP="00000000" w:rsidRDefault="00000000" w:rsidRPr="00000000" w14:paraId="0000058E">
      <w:pPr>
        <w:rPr/>
      </w:pPr>
      <w:r w:rsidDel="00000000" w:rsidR="00000000" w:rsidRPr="00000000">
        <w:rPr>
          <w:rtl w:val="0"/>
        </w:rPr>
      </w:r>
    </w:p>
    <w:bookmarkStart w:colFirst="0" w:colLast="0" w:name="1zuvh6ukpzxw" w:id="364"/>
    <w:bookmarkEnd w:id="364"/>
    <w:p w:rsidR="00000000" w:rsidDel="00000000" w:rsidP="00000000" w:rsidRDefault="00000000" w:rsidRPr="00000000" w14:paraId="0000058F">
      <w:pPr>
        <w:rPr>
          <w:b w:val="1"/>
          <w:bCs w:val="1"/>
        </w:rPr>
      </w:pPr>
      <w:r w:rsidDel="00000000" w:rsidR="00000000" w:rsidRPr="00000000">
        <w:rPr>
          <w:b w:val="1"/>
          <w:bCs w:val="1"/>
          <w:rtl w:val="0"/>
        </w:rPr>
        <w:t xml:space="preserve">INT. WING 3, ROOM A</w:t>
      </w:r>
    </w:p>
    <w:p w:rsidR="00000000" w:rsidDel="00000000" w:rsidP="00000000" w:rsidRDefault="00000000" w:rsidRPr="00000000" w14:paraId="00000590">
      <w:pPr>
        <w:rPr>
          <w:b w:val="1"/>
          <w:bCs w:val="1"/>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Player enters Wing 3. The room contains three canals,</w:t>
      </w:r>
      <w:r w:rsidDel="00000000" w:rsidR="00000000" w:rsidRPr="00000000">
        <w:rPr>
          <w:rtl w:val="0"/>
        </w:rPr>
        <w:t xml:space="preserve"> one flowing into Room B</w:t>
      </w:r>
      <w:r w:rsidDel="00000000" w:rsidR="00000000" w:rsidRPr="00000000">
        <w:rPr>
          <w:rtl w:val="0"/>
        </w:rPr>
        <w:t xml:space="preserve">, the other 2 into Room C. A </w:t>
      </w:r>
      <w:r w:rsidDel="00000000" w:rsidR="00000000" w:rsidRPr="00000000">
        <w:rPr>
          <w:i w:val="1"/>
          <w:iCs w:val="1"/>
          <w:rtl w:val="0"/>
        </w:rPr>
        <w:t xml:space="preserve">pad</w:t>
      </w:r>
      <w:r w:rsidDel="00000000" w:rsidR="00000000" w:rsidRPr="00000000">
        <w:rPr>
          <w:rtl w:val="0"/>
        </w:rPr>
        <w:t xml:space="preserve">, a </w:t>
      </w:r>
      <w:r w:rsidDel="00000000" w:rsidR="00000000" w:rsidRPr="00000000">
        <w:rPr>
          <w:i w:val="1"/>
          <w:iCs w:val="1"/>
          <w:rtl w:val="0"/>
        </w:rPr>
        <w:t xml:space="preserve">powercube</w:t>
      </w:r>
      <w:r w:rsidDel="00000000" w:rsidR="00000000" w:rsidRPr="00000000">
        <w:rPr>
          <w:rtl w:val="0"/>
        </w:rPr>
        <w:t xml:space="preserve">, and a </w:t>
      </w:r>
      <w:r w:rsidDel="00000000" w:rsidR="00000000" w:rsidRPr="00000000">
        <w:rPr>
          <w:i w:val="1"/>
          <w:iCs w:val="1"/>
          <w:rtl w:val="0"/>
        </w:rPr>
        <w:t xml:space="preserve">flow direction</w:t>
      </w:r>
      <w:r w:rsidDel="00000000" w:rsidR="00000000" w:rsidRPr="00000000">
        <w:rPr>
          <w:rtl w:val="0"/>
        </w:rPr>
        <w:t xml:space="preserve"> panel are spread across the room.</w:t>
      </w:r>
    </w:p>
    <w:p w:rsidR="00000000" w:rsidDel="00000000" w:rsidP="00000000" w:rsidRDefault="00000000" w:rsidRPr="00000000" w14:paraId="00000592">
      <w:pPr>
        <w:rPr>
          <w:b w:val="1"/>
          <w:bCs w:val="1"/>
        </w:rPr>
      </w:pPr>
      <w:r w:rsidDel="00000000" w:rsidR="00000000" w:rsidRPr="00000000">
        <w:rPr>
          <w:b w:val="1"/>
          <w:bCs w:val="1"/>
          <w:rtl w:val="0"/>
        </w:rPr>
        <w:t xml:space="preserve">{Waypoint: None}</w:t>
      </w:r>
    </w:p>
    <w:p w:rsidR="00000000" w:rsidDel="00000000" w:rsidP="00000000" w:rsidRDefault="00000000" w:rsidRPr="00000000" w14:paraId="00000593">
      <w:pPr>
        <w:rPr/>
      </w:pPr>
      <w:r w:rsidDel="00000000" w:rsidR="00000000" w:rsidRPr="00000000">
        <w:rPr>
          <w:b w:val="1"/>
          <w:bCs w:val="1"/>
          <w:rtl w:val="0"/>
        </w:rPr>
        <w:t xml:space="preserve">{Audio: Rushing water SFX from pipes should be inaudible in the third wing, but gentle water flowing SFX play from the canals.}</w:t>
      </w: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P doesn’t send the cube through the canal for 60 seconds)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98">
            <w:pPr>
              <w:pStyle w:val="Heading5"/>
              <w:widowControl w:val="0"/>
              <w:spacing w:line="240" w:lineRule="auto"/>
              <w:rPr>
                <w:b w:val="1"/>
                <w:bCs w:val="1"/>
              </w:rPr>
            </w:pPr>
            <w:bookmarkStart w:colFirst="0" w:colLast="0" w:name="_mc6pahjhvpjn" w:id="365"/>
            <w:bookmarkEnd w:id="36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99">
            <w:pPr>
              <w:pStyle w:val="Heading6"/>
              <w:widowControl w:val="0"/>
              <w:spacing w:line="240" w:lineRule="auto"/>
              <w:rPr/>
            </w:pPr>
            <w:bookmarkStart w:colFirst="0" w:colLast="0" w:name="_gouam2dlk9qh" w:id="366"/>
            <w:bookmarkEnd w:id="366"/>
            <w:r w:rsidDel="00000000" w:rsidR="00000000" w:rsidRPr="00000000">
              <w:rPr>
                <w:rtl w:val="0"/>
              </w:rPr>
              <w:t xml:space="preserve">Perhaps this powercube can float to the next room like the others.</w:t>
            </w:r>
          </w:p>
        </w:tc>
      </w:tr>
    </w:tbl>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Player drops cube into correct canal.</w:t>
      </w:r>
      <w:r w:rsidDel="00000000" w:rsidR="00000000" w:rsidRPr="00000000">
        <w:rPr>
          <w:rtl w:val="0"/>
        </w:rPr>
      </w:r>
    </w:p>
    <w:p w:rsidR="00000000" w:rsidDel="00000000" w:rsidP="00000000" w:rsidRDefault="00000000" w:rsidRPr="00000000" w14:paraId="0000059C">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59D">
      <w:pPr>
        <w:rPr>
          <w:b w:val="1"/>
          <w:bCs w:val="1"/>
          <w:i w:val="1"/>
          <w:iCs w:val="1"/>
        </w:rPr>
      </w:pPr>
      <w:r w:rsidDel="00000000" w:rsidR="00000000" w:rsidRPr="00000000">
        <w:rPr>
          <w:b w:val="1"/>
          <w:bCs w:val="1"/>
          <w:i w:val="1"/>
          <w:iCs w:val="1"/>
          <w:rtl w:val="0"/>
        </w:rPr>
        <w:t xml:space="preserve">[Note: Player needs to send the cube through a canal. There is a UI prompt to pick it up if they are not holding it, but not to put it down.]</w:t>
      </w:r>
    </w:p>
    <w:p w:rsidR="00000000" w:rsidDel="00000000" w:rsidP="00000000" w:rsidRDefault="00000000" w:rsidRPr="00000000" w14:paraId="0000059E">
      <w:pPr>
        <w:rPr>
          <w:b w:val="1"/>
          <w:bCs w:val="1"/>
          <w:i w:val="1"/>
          <w:iCs w:val="1"/>
        </w:rPr>
      </w:pPr>
      <w:r w:rsidDel="00000000" w:rsidR="00000000" w:rsidRPr="00000000">
        <w:rPr>
          <w:rtl w:val="0"/>
        </w:rPr>
      </w:r>
    </w:p>
    <w:p w:rsidR="00000000" w:rsidDel="00000000" w:rsidP="00000000" w:rsidRDefault="00000000" w:rsidRPr="00000000" w14:paraId="0000059F">
      <w:pPr>
        <w:pStyle w:val="Heading5"/>
        <w:rPr>
          <w:b w:val="1"/>
          <w:bCs w:val="1"/>
        </w:rPr>
      </w:pPr>
      <w:bookmarkStart w:colFirst="0" w:colLast="0" w:name="_xby51ul2wprb" w:id="367"/>
      <w:bookmarkEnd w:id="367"/>
      <w:r w:rsidDel="00000000" w:rsidR="00000000" w:rsidRPr="00000000">
        <w:rPr>
          <w:rtl w:val="0"/>
        </w:rPr>
        <w:t xml:space="preserve">JASPER </w:t>
      </w:r>
      <w:r w:rsidDel="00000000" w:rsidR="00000000" w:rsidRPr="00000000">
        <w:rPr>
          <w:b w:val="1"/>
          <w:bCs w:val="1"/>
          <w:rtl w:val="0"/>
        </w:rPr>
        <w:t xml:space="preserve">[gameplay]</w:t>
      </w:r>
    </w:p>
    <w:p w:rsidR="00000000" w:rsidDel="00000000" w:rsidP="00000000" w:rsidRDefault="00000000" w:rsidRPr="00000000" w14:paraId="000005A0">
      <w:pPr>
        <w:pStyle w:val="Heading6"/>
        <w:rPr/>
      </w:pPr>
      <w:bookmarkStart w:colFirst="0" w:colLast="0" w:name="_gdc8nv4ja8ou" w:id="368"/>
      <w:bookmarkEnd w:id="368"/>
      <w:r w:rsidDel="00000000" w:rsidR="00000000" w:rsidRPr="00000000">
        <w:rPr>
          <w:rtl w:val="0"/>
        </w:rPr>
        <w:t xml:space="preserve">Let us follow.</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Player heads to Room B.</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b w:val="1"/>
          <w:bCs w:val="1"/>
        </w:rPr>
      </w:pPr>
      <w:r w:rsidDel="00000000" w:rsidR="00000000" w:rsidRPr="00000000">
        <w:rPr>
          <w:b w:val="1"/>
          <w:bCs w:val="1"/>
          <w:rtl w:val="0"/>
        </w:rPr>
        <w:t xml:space="preserve">INT. WING 3, ROOM B</w:t>
      </w:r>
    </w:p>
    <w:p w:rsidR="00000000" w:rsidDel="00000000" w:rsidP="00000000" w:rsidRDefault="00000000" w:rsidRPr="00000000" w14:paraId="000005A5">
      <w:pPr>
        <w:rPr/>
      </w:pPr>
      <w:r w:rsidDel="00000000" w:rsidR="00000000" w:rsidRPr="00000000">
        <w:rPr>
          <w:rtl w:val="0"/>
        </w:rPr>
        <w:t xml:space="preserve">The canal from Room A comes to an end in this room, a </w:t>
      </w:r>
      <w:r w:rsidDel="00000000" w:rsidR="00000000" w:rsidRPr="00000000">
        <w:rPr>
          <w:i w:val="1"/>
          <w:iCs w:val="1"/>
          <w:rtl w:val="0"/>
        </w:rPr>
        <w:t xml:space="preserve">flow direction</w:t>
      </w:r>
      <w:r w:rsidDel="00000000" w:rsidR="00000000" w:rsidRPr="00000000">
        <w:rPr>
          <w:rtl w:val="0"/>
        </w:rPr>
        <w:t xml:space="preserve"> panel next to it. A </w:t>
      </w:r>
      <w:r w:rsidDel="00000000" w:rsidR="00000000" w:rsidRPr="00000000">
        <w:rPr>
          <w:i w:val="1"/>
          <w:iCs w:val="1"/>
          <w:rtl w:val="0"/>
        </w:rPr>
        <w:t xml:space="preserve">cube</w:t>
      </w:r>
      <w:r w:rsidDel="00000000" w:rsidR="00000000" w:rsidRPr="00000000">
        <w:rPr>
          <w:rtl w:val="0"/>
        </w:rPr>
        <w:t xml:space="preserve"> sits in the room.</w:t>
      </w:r>
    </w:p>
    <w:p w:rsidR="00000000" w:rsidDel="00000000" w:rsidP="00000000" w:rsidRDefault="00000000" w:rsidRPr="00000000" w14:paraId="000005A6">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7">
            <w:pPr>
              <w:jc w:val="center"/>
              <w:rPr/>
            </w:pPr>
            <w:r w:rsidDel="00000000" w:rsidR="00000000" w:rsidRPr="00000000">
              <w:rPr>
                <w:b w:val="1"/>
                <w:bCs w:val="1"/>
                <w:rtl w:val="0"/>
              </w:rPr>
              <w:t xml:space="preserve">FEEDBACK</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9">
            <w:pPr>
              <w:ind w:right="60"/>
              <w:rPr>
                <w:b w:val="1"/>
                <w:bCs w:val="1"/>
              </w:rPr>
            </w:pPr>
            <w:r w:rsidDel="00000000" w:rsidR="00000000" w:rsidRPr="00000000">
              <w:rPr>
                <w:b w:val="1"/>
                <w:bCs w:val="1"/>
                <w:rtl w:val="0"/>
              </w:rPr>
              <w:t xml:space="preserve">(If P doesn’t touch the powercube for 60 seconds)</w:t>
            </w:r>
          </w:p>
          <w:p w:rsidR="00000000" w:rsidDel="00000000" w:rsidP="00000000" w:rsidRDefault="00000000" w:rsidRPr="00000000" w14:paraId="000005AA">
            <w:pPr>
              <w:ind w:right="2160"/>
              <w:rPr/>
            </w:pPr>
            <w:r w:rsidDel="00000000" w:rsidR="00000000" w:rsidRPr="00000000">
              <w:rPr>
                <w:rtl w:val="0"/>
              </w:rPr>
            </w:r>
          </w:p>
          <w:p w:rsidR="00000000" w:rsidDel="00000000" w:rsidP="00000000" w:rsidRDefault="00000000" w:rsidRPr="00000000" w14:paraId="000005AB">
            <w:pPr>
              <w:pStyle w:val="Heading5"/>
              <w:ind w:right="60"/>
              <w:jc w:val="center"/>
              <w:rPr>
                <w:b w:val="1"/>
                <w:bCs w:val="1"/>
              </w:rPr>
            </w:pPr>
            <w:bookmarkStart w:colFirst="0" w:colLast="0" w:name="_rlghrqji6fdh" w:id="369"/>
            <w:bookmarkEnd w:id="36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AC">
            <w:pPr>
              <w:pStyle w:val="Heading6"/>
              <w:ind w:right="2040"/>
              <w:rPr/>
            </w:pPr>
            <w:bookmarkStart w:colFirst="0" w:colLast="0" w:name="_w8rr7k3oku9z" w:id="370"/>
            <w:bookmarkEnd w:id="370"/>
            <w:r w:rsidDel="00000000" w:rsidR="00000000" w:rsidRPr="00000000">
              <w:rPr>
                <w:rtl w:val="0"/>
              </w:rPr>
              <w:t xml:space="preserve">Perhaps the cube needs to be moved into a different canal.</w:t>
            </w:r>
          </w:p>
        </w:tc>
      </w:tr>
    </w:tbl>
    <w:p w:rsidR="00000000" w:rsidDel="00000000" w:rsidP="00000000" w:rsidRDefault="00000000" w:rsidRPr="00000000" w14:paraId="000005AE">
      <w:pPr>
        <w:rPr>
          <w:b w:val="1"/>
          <w:bCs w:val="1"/>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Player places the transported </w:t>
      </w:r>
      <w:r w:rsidDel="00000000" w:rsidR="00000000" w:rsidRPr="00000000">
        <w:rPr>
          <w:i w:val="1"/>
          <w:iCs w:val="1"/>
          <w:rtl w:val="0"/>
        </w:rPr>
        <w:t xml:space="preserve">cube </w:t>
      </w:r>
      <w:r w:rsidDel="00000000" w:rsidR="00000000" w:rsidRPr="00000000">
        <w:rPr>
          <w:rtl w:val="0"/>
        </w:rPr>
        <w:t xml:space="preserve">in the correct canal.</w:t>
      </w:r>
      <w:r w:rsidDel="00000000" w:rsidR="00000000" w:rsidRPr="00000000">
        <w:rPr>
          <w:rtl w:val="0"/>
        </w:rPr>
      </w:r>
    </w:p>
    <w:p w:rsidR="00000000" w:rsidDel="00000000" w:rsidP="00000000" w:rsidRDefault="00000000" w:rsidRPr="00000000" w14:paraId="000005B0">
      <w:pPr>
        <w:rPr>
          <w:b w:val="1"/>
          <w:bCs w:val="1"/>
        </w:rPr>
      </w:pPr>
      <w:r w:rsidDel="00000000" w:rsidR="00000000" w:rsidRPr="00000000">
        <w:rPr>
          <w:b w:val="1"/>
          <w:bCs w:val="1"/>
          <w:rtl w:val="0"/>
        </w:rPr>
        <w:t xml:space="preserve">{Input: Press [E/Action button] to put down the powercube}</w:t>
      </w:r>
    </w:p>
    <w:p w:rsidR="00000000" w:rsidDel="00000000" w:rsidP="00000000" w:rsidRDefault="00000000" w:rsidRPr="00000000" w14:paraId="000005B1">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2">
            <w:pPr>
              <w:jc w:val="center"/>
              <w:rPr/>
            </w:pPr>
            <w:r w:rsidDel="00000000" w:rsidR="00000000" w:rsidRPr="00000000">
              <w:rPr>
                <w:b w:val="1"/>
                <w:bCs w:val="1"/>
                <w:rtl w:val="0"/>
              </w:rPr>
              <w:t xml:space="preserve">FEEDBACK</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4">
            <w:pPr>
              <w:ind w:right="60"/>
              <w:rPr>
                <w:b w:val="1"/>
                <w:bCs w:val="1"/>
              </w:rPr>
            </w:pPr>
            <w:r w:rsidDel="00000000" w:rsidR="00000000" w:rsidRPr="00000000">
              <w:rPr>
                <w:b w:val="1"/>
                <w:bCs w:val="1"/>
                <w:rtl w:val="0"/>
              </w:rPr>
              <w:t xml:space="preserve">(If P doesn’t change the flow direction for 60 seconds)</w:t>
            </w:r>
          </w:p>
          <w:p w:rsidR="00000000" w:rsidDel="00000000" w:rsidP="00000000" w:rsidRDefault="00000000" w:rsidRPr="00000000" w14:paraId="000005B5">
            <w:pPr>
              <w:ind w:right="2160"/>
              <w:rPr/>
            </w:pPr>
            <w:r w:rsidDel="00000000" w:rsidR="00000000" w:rsidRPr="00000000">
              <w:rPr>
                <w:rtl w:val="0"/>
              </w:rPr>
            </w:r>
          </w:p>
          <w:p w:rsidR="00000000" w:rsidDel="00000000" w:rsidP="00000000" w:rsidRDefault="00000000" w:rsidRPr="00000000" w14:paraId="000005B6">
            <w:pPr>
              <w:pStyle w:val="Heading5"/>
              <w:ind w:right="60"/>
              <w:jc w:val="center"/>
              <w:rPr>
                <w:b w:val="1"/>
                <w:bCs w:val="1"/>
              </w:rPr>
            </w:pPr>
            <w:bookmarkStart w:colFirst="0" w:colLast="0" w:name="_w7g00o2npw4w" w:id="371"/>
            <w:bookmarkEnd w:id="37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B7">
            <w:pPr>
              <w:pStyle w:val="Heading6"/>
              <w:ind w:right="-30"/>
              <w:rPr/>
            </w:pPr>
            <w:bookmarkStart w:colFirst="0" w:colLast="0" w:name="_qxazyg9nby68" w:id="372"/>
            <w:bookmarkEnd w:id="372"/>
            <w:r w:rsidDel="00000000" w:rsidR="00000000" w:rsidRPr="00000000">
              <w:rPr>
                <w:rtl w:val="0"/>
              </w:rPr>
              <w:t xml:space="preserve">Let’s take a look at that panel over there.</w:t>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Player uses the </w:t>
      </w:r>
      <w:r w:rsidDel="00000000" w:rsidR="00000000" w:rsidRPr="00000000">
        <w:rPr>
          <w:i w:val="1"/>
          <w:iCs w:val="1"/>
          <w:rtl w:val="0"/>
        </w:rPr>
        <w:t xml:space="preserve">flow direction </w:t>
      </w:r>
      <w:r w:rsidDel="00000000" w:rsidR="00000000" w:rsidRPr="00000000">
        <w:rPr>
          <w:rtl w:val="0"/>
        </w:rPr>
        <w:t xml:space="preserve">panel to move the cube back into Room A.</w:t>
      </w:r>
      <w:r w:rsidDel="00000000" w:rsidR="00000000" w:rsidRPr="00000000">
        <w:rPr>
          <w:rtl w:val="0"/>
        </w:rPr>
      </w:r>
    </w:p>
    <w:p w:rsidR="00000000" w:rsidDel="00000000" w:rsidP="00000000" w:rsidRDefault="00000000" w:rsidRPr="00000000" w14:paraId="000005BB">
      <w:pPr>
        <w:ind w:right="2160"/>
        <w:rPr>
          <w:b w:val="1"/>
          <w:bCs w:val="1"/>
        </w:rPr>
      </w:pPr>
      <w:r w:rsidDel="00000000" w:rsidR="00000000" w:rsidRPr="00000000">
        <w:rPr>
          <w:b w:val="1"/>
          <w:bCs w:val="1"/>
          <w:rtl w:val="0"/>
        </w:rPr>
        <w:t xml:space="preserve">{Input: Press [E/Action button] to activate the panel}</w:t>
      </w:r>
    </w:p>
    <w:p w:rsidR="00000000" w:rsidDel="00000000" w:rsidP="00000000" w:rsidRDefault="00000000" w:rsidRPr="00000000" w14:paraId="000005BC">
      <w:pPr>
        <w:ind w:right="2160"/>
        <w:rPr>
          <w:b w:val="1"/>
          <w:bCs w:val="1"/>
        </w:rPr>
      </w:pPr>
      <w:r w:rsidDel="00000000" w:rsidR="00000000" w:rsidRPr="00000000">
        <w:rPr>
          <w:b w:val="1"/>
          <w:bCs w:val="1"/>
          <w:rtl w:val="0"/>
        </w:rPr>
        <w:t xml:space="preserve">{Audio: Panel confirm SFX play (may be the same as pad confirm), water splash SFX}</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pStyle w:val="Heading5"/>
        <w:rPr>
          <w:b w:val="1"/>
          <w:bCs w:val="1"/>
        </w:rPr>
      </w:pPr>
      <w:bookmarkStart w:colFirst="0" w:colLast="0" w:name="_w29v8ybdzc6k" w:id="373"/>
      <w:bookmarkEnd w:id="37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BF">
      <w:pPr>
        <w:pStyle w:val="Heading6"/>
        <w:rPr/>
      </w:pPr>
      <w:bookmarkStart w:colFirst="0" w:colLast="0" w:name="_hj2sz997hivr" w:id="374"/>
      <w:bookmarkEnd w:id="374"/>
      <w:r w:rsidDel="00000000" w:rsidR="00000000" w:rsidRPr="00000000">
        <w:rPr>
          <w:rtl w:val="0"/>
        </w:rPr>
        <w:t xml:space="preserve">Let’s follow the powercube back.</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b w:val="1"/>
          <w:bCs w:val="1"/>
        </w:rPr>
      </w:pPr>
      <w:r w:rsidDel="00000000" w:rsidR="00000000" w:rsidRPr="00000000">
        <w:rPr>
          <w:b w:val="1"/>
          <w:bCs w:val="1"/>
          <w:rtl w:val="0"/>
        </w:rPr>
        <w:t xml:space="preserve">INT. WING 3, ROOM A</w:t>
      </w:r>
    </w:p>
    <w:p w:rsidR="00000000" w:rsidDel="00000000" w:rsidP="00000000" w:rsidRDefault="00000000" w:rsidRPr="00000000" w14:paraId="000005C2">
      <w:pPr>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3">
            <w:pPr>
              <w:jc w:val="center"/>
              <w:rPr/>
            </w:pPr>
            <w:r w:rsidDel="00000000" w:rsidR="00000000" w:rsidRPr="00000000">
              <w:rPr>
                <w:b w:val="1"/>
                <w:bCs w:val="1"/>
                <w:rtl w:val="0"/>
              </w:rPr>
              <w:t xml:space="preserve">FEEDBACK</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5">
            <w:pPr>
              <w:ind w:right="60"/>
              <w:rPr>
                <w:b w:val="1"/>
                <w:bCs w:val="1"/>
              </w:rPr>
            </w:pPr>
            <w:r w:rsidDel="00000000" w:rsidR="00000000" w:rsidRPr="00000000">
              <w:rPr>
                <w:b w:val="1"/>
                <w:bCs w:val="1"/>
                <w:rtl w:val="0"/>
              </w:rPr>
              <w:t xml:space="preserve">(If P doesn’t touch the powercube for 60 seconds)</w:t>
            </w:r>
          </w:p>
          <w:p w:rsidR="00000000" w:rsidDel="00000000" w:rsidP="00000000" w:rsidRDefault="00000000" w:rsidRPr="00000000" w14:paraId="000005C6">
            <w:pPr>
              <w:ind w:right="60"/>
              <w:rPr/>
            </w:pPr>
            <w:r w:rsidDel="00000000" w:rsidR="00000000" w:rsidRPr="00000000">
              <w:rPr>
                <w:rtl w:val="0"/>
              </w:rPr>
            </w:r>
          </w:p>
          <w:p w:rsidR="00000000" w:rsidDel="00000000" w:rsidP="00000000" w:rsidRDefault="00000000" w:rsidRPr="00000000" w14:paraId="000005C7">
            <w:pPr>
              <w:pStyle w:val="Heading5"/>
              <w:ind w:right="60"/>
              <w:jc w:val="center"/>
              <w:rPr>
                <w:b w:val="1"/>
                <w:bCs w:val="1"/>
              </w:rPr>
            </w:pPr>
            <w:bookmarkStart w:colFirst="0" w:colLast="0" w:name="_wjq7ddukiljs" w:id="375"/>
            <w:bookmarkEnd w:id="37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C8">
            <w:pPr>
              <w:pStyle w:val="Heading6"/>
              <w:rPr/>
            </w:pPr>
            <w:bookmarkStart w:colFirst="0" w:colLast="0" w:name="_svh2dxe13o94" w:id="376"/>
            <w:bookmarkEnd w:id="376"/>
            <w:r w:rsidDel="00000000" w:rsidR="00000000" w:rsidRPr="00000000">
              <w:rPr>
                <w:rtl w:val="0"/>
              </w:rPr>
              <w:t xml:space="preserve">Maybe the cube needs to be moved into a different canal.</w:t>
            </w:r>
          </w:p>
        </w:tc>
      </w:tr>
    </w:tbl>
    <w:p w:rsidR="00000000" w:rsidDel="00000000" w:rsidP="00000000" w:rsidRDefault="00000000" w:rsidRPr="00000000" w14:paraId="000005CA">
      <w:pPr>
        <w:rPr>
          <w:b w:val="1"/>
          <w:bCs w:val="1"/>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Player takes the </w:t>
      </w:r>
      <w:r w:rsidDel="00000000" w:rsidR="00000000" w:rsidRPr="00000000">
        <w:rPr>
          <w:i w:val="1"/>
          <w:iCs w:val="1"/>
          <w:rtl w:val="0"/>
        </w:rPr>
        <w:t xml:space="preserve">powercube</w:t>
      </w:r>
      <w:r w:rsidDel="00000000" w:rsidR="00000000" w:rsidRPr="00000000">
        <w:rPr>
          <w:rtl w:val="0"/>
        </w:rPr>
        <w:t xml:space="preserve"> and places it in the other short canal going into Room C.</w:t>
      </w:r>
      <w:r w:rsidDel="00000000" w:rsidR="00000000" w:rsidRPr="00000000">
        <w:rPr>
          <w:rtl w:val="0"/>
        </w:rPr>
      </w:r>
    </w:p>
    <w:p w:rsidR="00000000" w:rsidDel="00000000" w:rsidP="00000000" w:rsidRDefault="00000000" w:rsidRPr="00000000" w14:paraId="000005CC">
      <w:pPr>
        <w:rPr/>
      </w:pPr>
      <w:r w:rsidDel="00000000" w:rsidR="00000000" w:rsidRPr="00000000">
        <w:rPr>
          <w:b w:val="1"/>
          <w:bCs w:val="1"/>
          <w:rtl w:val="0"/>
        </w:rPr>
        <w:t xml:space="preserve">{Input: Press [E/Action button] to pick up/put down the cube}</w: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E">
            <w:pPr>
              <w:jc w:val="center"/>
              <w:rPr/>
            </w:pPr>
            <w:r w:rsidDel="00000000" w:rsidR="00000000" w:rsidRPr="00000000">
              <w:rPr>
                <w:b w:val="1"/>
                <w:bCs w:val="1"/>
                <w:rtl w:val="0"/>
              </w:rPr>
              <w:t xml:space="preserve">FEEDBACK</w:t>
            </w:r>
            <w:r w:rsidDel="00000000" w:rsidR="00000000" w:rsidRPr="00000000">
              <w:rPr>
                <w:rtl w:val="0"/>
              </w:rPr>
            </w:r>
          </w:p>
        </w:tc>
      </w:tr>
      <w:tr>
        <w:trPr>
          <w:cantSplit w:val="0"/>
          <w:trHeight w:val="420.4799999999999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0">
            <w:pPr>
              <w:ind w:right="60"/>
              <w:rPr/>
            </w:pPr>
            <w:r w:rsidDel="00000000" w:rsidR="00000000" w:rsidRPr="00000000">
              <w:rPr>
                <w:b w:val="1"/>
                <w:bCs w:val="1"/>
                <w:rtl w:val="0"/>
              </w:rPr>
              <w:t xml:space="preserve">(If P doesn’t change the flow direction for 60 seconds)</w:t>
            </w:r>
            <w:r w:rsidDel="00000000" w:rsidR="00000000" w:rsidRPr="00000000">
              <w:rPr>
                <w:rtl w:val="0"/>
              </w:rPr>
            </w:r>
          </w:p>
          <w:p w:rsidR="00000000" w:rsidDel="00000000" w:rsidP="00000000" w:rsidRDefault="00000000" w:rsidRPr="00000000" w14:paraId="000005D1">
            <w:pPr>
              <w:ind w:right="2160"/>
              <w:rPr/>
            </w:pPr>
            <w:r w:rsidDel="00000000" w:rsidR="00000000" w:rsidRPr="00000000">
              <w:rPr>
                <w:rtl w:val="0"/>
              </w:rPr>
            </w:r>
          </w:p>
          <w:p w:rsidR="00000000" w:rsidDel="00000000" w:rsidP="00000000" w:rsidRDefault="00000000" w:rsidRPr="00000000" w14:paraId="000005D2">
            <w:pPr>
              <w:pStyle w:val="Heading5"/>
              <w:ind w:right="60"/>
              <w:jc w:val="center"/>
              <w:rPr>
                <w:b w:val="1"/>
                <w:bCs w:val="1"/>
              </w:rPr>
            </w:pPr>
            <w:bookmarkStart w:colFirst="0" w:colLast="0" w:name="_5if9jo9vvjwv" w:id="377"/>
            <w:bookmarkEnd w:id="37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D3">
            <w:pPr>
              <w:pStyle w:val="Heading6"/>
              <w:rPr/>
            </w:pPr>
            <w:bookmarkStart w:colFirst="0" w:colLast="0" w:name="_x6dji0p4pjqg" w:id="378"/>
            <w:bookmarkEnd w:id="378"/>
            <w:r w:rsidDel="00000000" w:rsidR="00000000" w:rsidRPr="00000000">
              <w:rPr>
                <w:rtl w:val="0"/>
              </w:rPr>
              <w:t xml:space="preserve">Let’s see about changing the direction of the water flow using the panel again.</w:t>
            </w:r>
          </w:p>
        </w:tc>
      </w:tr>
    </w:tbl>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Player uses the </w:t>
      </w:r>
      <w:r w:rsidDel="00000000" w:rsidR="00000000" w:rsidRPr="00000000">
        <w:rPr>
          <w:i w:val="1"/>
          <w:iCs w:val="1"/>
          <w:rtl w:val="0"/>
        </w:rPr>
        <w:t xml:space="preserve">flow direction </w:t>
      </w:r>
      <w:r w:rsidDel="00000000" w:rsidR="00000000" w:rsidRPr="00000000">
        <w:rPr>
          <w:rtl w:val="0"/>
        </w:rPr>
        <w:t xml:space="preserve">panel</w:t>
      </w:r>
      <w:r w:rsidDel="00000000" w:rsidR="00000000" w:rsidRPr="00000000">
        <w:rPr>
          <w:rtl w:val="0"/>
        </w:rPr>
        <w:t xml:space="preserve"> to move the cube into Room C. </w:t>
      </w:r>
      <w:r w:rsidDel="00000000" w:rsidR="00000000" w:rsidRPr="00000000">
        <w:rPr>
          <w:rtl w:val="0"/>
        </w:rPr>
        <w:t xml:space="preserve">The </w:t>
      </w:r>
      <w:r w:rsidDel="00000000" w:rsidR="00000000" w:rsidRPr="00000000">
        <w:rPr>
          <w:i w:val="1"/>
          <w:iCs w:val="1"/>
          <w:rtl w:val="0"/>
        </w:rPr>
        <w:t xml:space="preserve">cube</w:t>
      </w:r>
      <w:r w:rsidDel="00000000" w:rsidR="00000000" w:rsidRPr="00000000">
        <w:rPr>
          <w:rtl w:val="0"/>
        </w:rPr>
        <w:t xml:space="preserve"> will float into Room C.</w:t>
      </w:r>
      <w:r w:rsidDel="00000000" w:rsidR="00000000" w:rsidRPr="00000000">
        <w:rPr>
          <w:rtl w:val="0"/>
        </w:rPr>
      </w:r>
    </w:p>
    <w:p w:rsidR="00000000" w:rsidDel="00000000" w:rsidP="00000000" w:rsidRDefault="00000000" w:rsidRPr="00000000" w14:paraId="000005D7">
      <w:pPr>
        <w:ind w:right="2160"/>
        <w:rPr>
          <w:b w:val="1"/>
          <w:bCs w:val="1"/>
        </w:rPr>
      </w:pPr>
      <w:r w:rsidDel="00000000" w:rsidR="00000000" w:rsidRPr="00000000">
        <w:rPr>
          <w:b w:val="1"/>
          <w:bCs w:val="1"/>
          <w:rtl w:val="0"/>
        </w:rPr>
        <w:t xml:space="preserve">{Input: Press [E/Action button] to activate the panel}</w:t>
      </w:r>
    </w:p>
    <w:p w:rsidR="00000000" w:rsidDel="00000000" w:rsidP="00000000" w:rsidRDefault="00000000" w:rsidRPr="00000000" w14:paraId="000005D8">
      <w:pPr>
        <w:ind w:right="2160"/>
        <w:rPr/>
      </w:pPr>
      <w:r w:rsidDel="00000000" w:rsidR="00000000" w:rsidRPr="00000000">
        <w:rPr>
          <w:b w:val="1"/>
          <w:bCs w:val="1"/>
          <w:rtl w:val="0"/>
        </w:rPr>
        <w:t xml:space="preserve">{Audio: Panel confirm SFX play (may be the same as pad confirm), water splash SFX}</w:t>
      </w: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5"/>
        <w:rPr>
          <w:b w:val="1"/>
          <w:bCs w:val="1"/>
        </w:rPr>
      </w:pPr>
      <w:bookmarkStart w:colFirst="0" w:colLast="0" w:name="_xugwwz4vksbh" w:id="379"/>
      <w:bookmarkEnd w:id="37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DB">
      <w:pPr>
        <w:pStyle w:val="Heading6"/>
        <w:rPr/>
      </w:pPr>
      <w:bookmarkStart w:colFirst="0" w:colLast="0" w:name="_lah2kndwoacf" w:id="380"/>
      <w:bookmarkEnd w:id="380"/>
      <w:r w:rsidDel="00000000" w:rsidR="00000000" w:rsidRPr="00000000">
        <w:rPr>
          <w:rtl w:val="0"/>
        </w:rPr>
        <w:t xml:space="preserve">This appears correct. Let us follow.</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Player goes to Room C.</w:t>
      </w:r>
    </w:p>
    <w:p w:rsidR="00000000" w:rsidDel="00000000" w:rsidP="00000000" w:rsidRDefault="00000000" w:rsidRPr="00000000" w14:paraId="000005DE">
      <w:pPr>
        <w:rPr>
          <w:b w:val="1"/>
          <w:bCs w:val="1"/>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b w:val="1"/>
          <w:bCs w:val="1"/>
          <w:rtl w:val="0"/>
        </w:rPr>
        <w:t xml:space="preserve">INT. WING 3, ROOM C</w:t>
      </w:r>
    </w:p>
    <w:p w:rsidR="00000000" w:rsidDel="00000000" w:rsidP="00000000" w:rsidRDefault="00000000" w:rsidRPr="00000000" w14:paraId="000005E0">
      <w:pPr>
        <w:rPr>
          <w:b w:val="1"/>
          <w:bCs w:val="1"/>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rtl w:val="0"/>
        </w:rPr>
        <w:t xml:space="preserve">Room contains a main canal, a </w:t>
      </w:r>
      <w:r w:rsidDel="00000000" w:rsidR="00000000" w:rsidRPr="00000000">
        <w:rPr>
          <w:i w:val="1"/>
          <w:iCs w:val="1"/>
          <w:rtl w:val="0"/>
        </w:rPr>
        <w:t xml:space="preserve">barri</w:t>
      </w:r>
      <w:bookmarkStart w:colFirst="0" w:colLast="0" w:name="kix.vpx1bi2959wi" w:id="381"/>
      <w:bookmarkEnd w:id="381"/>
      <w:r w:rsidDel="00000000" w:rsidR="00000000" w:rsidRPr="00000000">
        <w:rPr>
          <w:b w:val="1"/>
          <w:bCs w:val="1"/>
          <w:rtl w:val="0"/>
        </w:rPr>
        <w:t xml:space="preserve">INT. WING 3, ROOM B</w:t>
      </w:r>
    </w:p>
    <w:p w:rsidR="00000000" w:rsidDel="00000000" w:rsidP="00000000" w:rsidRDefault="00000000" w:rsidRPr="00000000" w14:paraId="000005E2">
      <w:pPr>
        <w:rPr>
          <w:b w:val="1"/>
          <w:bCs w:val="1"/>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Player enters Wing 3. The room contains three canals, one each flowing into Rooms A, C, and D, and there are barrier doors leading to rooms A and C. Next to the Room C door is a </w:t>
      </w:r>
      <w:r w:rsidDel="00000000" w:rsidR="00000000" w:rsidRPr="00000000">
        <w:rPr>
          <w:i w:val="1"/>
          <w:iCs w:val="1"/>
          <w:rtl w:val="0"/>
        </w:rPr>
        <w:t xml:space="preserve">powercube </w:t>
      </w:r>
      <w:r w:rsidDel="00000000" w:rsidR="00000000" w:rsidRPr="00000000">
        <w:rPr>
          <w:rtl w:val="0"/>
        </w:rPr>
        <w:t xml:space="preserve">pad. Only the canal connected to room A is filled.</w:t>
      </w:r>
    </w:p>
    <w:p w:rsidR="00000000" w:rsidDel="00000000" w:rsidP="00000000" w:rsidRDefault="00000000" w:rsidRPr="00000000" w14:paraId="000005E4">
      <w:pPr>
        <w:rPr>
          <w:b w:val="1"/>
          <w:bCs w:val="1"/>
        </w:rPr>
      </w:pPr>
      <w:r w:rsidDel="00000000" w:rsidR="00000000" w:rsidRPr="00000000">
        <w:rPr>
          <w:b w:val="1"/>
          <w:bCs w:val="1"/>
          <w:rtl w:val="0"/>
        </w:rPr>
        <w:t xml:space="preserve">{Waypoint: None}</w:t>
      </w:r>
    </w:p>
    <w:p w:rsidR="00000000" w:rsidDel="00000000" w:rsidP="00000000" w:rsidRDefault="00000000" w:rsidRPr="00000000" w14:paraId="000005E5">
      <w:pPr>
        <w:rPr>
          <w:b w:val="1"/>
          <w:bCs w:val="1"/>
        </w:rPr>
      </w:pPr>
      <w:r w:rsidDel="00000000" w:rsidR="00000000" w:rsidRPr="00000000">
        <w:rPr>
          <w:b w:val="1"/>
          <w:bCs w:val="1"/>
          <w:rtl w:val="0"/>
        </w:rPr>
        <w:t xml:space="preserve">{Audio: Rushing water SFX from pipes should be inaudible in the third wing, but gentle water flowing SFX play from the canals.}</w:t>
      </w:r>
    </w:p>
    <w:p w:rsidR="00000000" w:rsidDel="00000000" w:rsidP="00000000" w:rsidRDefault="00000000" w:rsidRPr="00000000" w14:paraId="000005E6">
      <w:pPr>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b w:val="1"/>
                <w:bCs w:val="1"/>
              </w:rPr>
            </w:pPr>
            <w:r w:rsidDel="00000000" w:rsidR="00000000" w:rsidRPr="00000000">
              <w:rPr>
                <w:b w:val="1"/>
                <w:bCs w:val="1"/>
                <w:rtl w:val="0"/>
              </w:rPr>
              <w:t xml:space="preserve">(If P hasn’t entered Room A after 90 seconds)</w:t>
            </w:r>
          </w:p>
          <w:p w:rsidR="00000000" w:rsidDel="00000000" w:rsidP="00000000" w:rsidRDefault="00000000" w:rsidRPr="00000000" w14:paraId="000005E9">
            <w:pPr>
              <w:widowControl w:val="0"/>
              <w:spacing w:line="240" w:lineRule="auto"/>
              <w:rPr/>
            </w:pPr>
            <w:r w:rsidDel="00000000" w:rsidR="00000000" w:rsidRPr="00000000">
              <w:rPr>
                <w:rtl w:val="0"/>
              </w:rPr>
            </w:r>
          </w:p>
          <w:p w:rsidR="00000000" w:rsidDel="00000000" w:rsidP="00000000" w:rsidRDefault="00000000" w:rsidRPr="00000000" w14:paraId="000005EA">
            <w:pPr>
              <w:pStyle w:val="Heading5"/>
              <w:widowControl w:val="0"/>
              <w:spacing w:line="240" w:lineRule="auto"/>
              <w:rPr>
                <w:b w:val="1"/>
                <w:bCs w:val="1"/>
              </w:rPr>
            </w:pPr>
            <w:bookmarkStart w:colFirst="0" w:colLast="0" w:name="_j3hxexgz0goh" w:id="382"/>
            <w:bookmarkEnd w:id="38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EB">
            <w:pPr>
              <w:pStyle w:val="Heading6"/>
              <w:widowControl w:val="0"/>
              <w:spacing w:line="240" w:lineRule="auto"/>
              <w:rPr/>
            </w:pPr>
            <w:bookmarkStart w:colFirst="0" w:colLast="0" w:name="_sluru9j6620r" w:id="383"/>
            <w:bookmarkEnd w:id="383"/>
            <w:r w:rsidDel="00000000" w:rsidR="00000000" w:rsidRPr="00000000">
              <w:rPr>
                <w:rtl w:val="0"/>
              </w:rPr>
              <w:t xml:space="preserve">There appears to be little we can do in this room. Perhaps another room will have something.</w:t>
            </w:r>
          </w:p>
        </w:tc>
      </w:tr>
    </w:tbl>
    <w:p w:rsidR="00000000" w:rsidDel="00000000" w:rsidP="00000000" w:rsidRDefault="00000000" w:rsidRPr="00000000" w14:paraId="000005EC">
      <w:pPr>
        <w:rPr>
          <w:b w:val="1"/>
          <w:bCs w:val="1"/>
        </w:rPr>
      </w:pPr>
      <w:r w:rsidDel="00000000" w:rsidR="00000000" w:rsidRPr="00000000">
        <w:rPr>
          <w:rtl w:val="0"/>
        </w:rPr>
      </w:r>
    </w:p>
    <w:p w:rsidR="00000000" w:rsidDel="00000000" w:rsidP="00000000" w:rsidRDefault="00000000" w:rsidRPr="00000000" w14:paraId="000005ED">
      <w:pPr>
        <w:rPr>
          <w:b w:val="1"/>
          <w:bCs w:val="1"/>
        </w:rPr>
      </w:pPr>
      <w:r w:rsidDel="00000000" w:rsidR="00000000" w:rsidRPr="00000000">
        <w:rPr>
          <w:b w:val="1"/>
          <w:bCs w:val="1"/>
          <w:rtl w:val="0"/>
        </w:rPr>
        <w:t xml:space="preserve">INT. WING 3, ROOM A</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The canal connected to Room B originates in this room, flowing from an outlet in the wall and winding around the outside edge. A </w:t>
      </w:r>
      <w:r w:rsidDel="00000000" w:rsidR="00000000" w:rsidRPr="00000000">
        <w:rPr>
          <w:i w:val="1"/>
          <w:iCs w:val="1"/>
          <w:rtl w:val="0"/>
        </w:rPr>
        <w:t xml:space="preserve">powercube </w:t>
      </w:r>
      <w:r w:rsidDel="00000000" w:rsidR="00000000" w:rsidRPr="00000000">
        <w:rPr>
          <w:rtl w:val="0"/>
        </w:rPr>
        <w:t xml:space="preserve">rests on a pedestal in the center.</w:t>
      </w:r>
    </w:p>
    <w:p w:rsidR="00000000" w:rsidDel="00000000" w:rsidP="00000000" w:rsidRDefault="00000000" w:rsidRPr="00000000" w14:paraId="000005F0">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b w:val="1"/>
                <w:bCs w:val="1"/>
              </w:rPr>
            </w:pPr>
            <w:r w:rsidDel="00000000" w:rsidR="00000000" w:rsidRPr="00000000">
              <w:rPr>
                <w:b w:val="1"/>
                <w:bCs w:val="1"/>
                <w:rtl w:val="0"/>
              </w:rPr>
              <w:t xml:space="preserve">(If P doesn’t send the cube through the canal for 60 seconds)</w:t>
            </w:r>
          </w:p>
          <w:p w:rsidR="00000000" w:rsidDel="00000000" w:rsidP="00000000" w:rsidRDefault="00000000" w:rsidRPr="00000000" w14:paraId="000005F3">
            <w:pPr>
              <w:widowControl w:val="0"/>
              <w:spacing w:line="240" w:lineRule="auto"/>
              <w:rPr/>
            </w:pPr>
            <w:r w:rsidDel="00000000" w:rsidR="00000000" w:rsidRPr="00000000">
              <w:rPr>
                <w:rtl w:val="0"/>
              </w:rPr>
            </w:r>
          </w:p>
          <w:p w:rsidR="00000000" w:rsidDel="00000000" w:rsidP="00000000" w:rsidRDefault="00000000" w:rsidRPr="00000000" w14:paraId="000005F4">
            <w:pPr>
              <w:pStyle w:val="Heading5"/>
              <w:widowControl w:val="0"/>
              <w:spacing w:line="240" w:lineRule="auto"/>
              <w:rPr>
                <w:b w:val="1"/>
                <w:bCs w:val="1"/>
              </w:rPr>
            </w:pPr>
            <w:bookmarkStart w:colFirst="0" w:colLast="0" w:name="_456ko18ipgt9" w:id="384"/>
            <w:bookmarkEnd w:id="384"/>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5F5">
            <w:pPr>
              <w:pStyle w:val="Heading6"/>
              <w:widowControl w:val="0"/>
              <w:spacing w:line="240" w:lineRule="auto"/>
              <w:rPr/>
            </w:pPr>
            <w:bookmarkStart w:colFirst="0" w:colLast="0" w:name="_pekpuihwdw72" w:id="385"/>
            <w:bookmarkEnd w:id="385"/>
            <w:r w:rsidDel="00000000" w:rsidR="00000000" w:rsidRPr="00000000">
              <w:rPr>
                <w:rtl w:val="0"/>
              </w:rPr>
              <w:t xml:space="preserve">Perhaps this powercube can float to the next room like the others.</w:t>
            </w:r>
          </w:p>
        </w:tc>
      </w:tr>
    </w:tbl>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Player drops cube into correct canal.</w:t>
      </w:r>
    </w:p>
    <w:p w:rsidR="00000000" w:rsidDel="00000000" w:rsidP="00000000" w:rsidRDefault="00000000" w:rsidRPr="00000000" w14:paraId="000005F8">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5F9">
      <w:pPr>
        <w:rPr>
          <w:b w:val="1"/>
          <w:bCs w:val="1"/>
          <w:i w:val="1"/>
          <w:iCs w:val="1"/>
        </w:rPr>
      </w:pPr>
      <w:r w:rsidDel="00000000" w:rsidR="00000000" w:rsidRPr="00000000">
        <w:rPr>
          <w:b w:val="1"/>
          <w:bCs w:val="1"/>
          <w:i w:val="1"/>
          <w:iCs w:val="1"/>
          <w:rtl w:val="0"/>
        </w:rPr>
        <w:t xml:space="preserve">[Note: Player needs to send the cube through a canal. There is a UI prompt to pick it up if they are not holding it, but not to put it down.]</w:t>
      </w:r>
    </w:p>
    <w:p w:rsidR="00000000" w:rsidDel="00000000" w:rsidP="00000000" w:rsidRDefault="00000000" w:rsidRPr="00000000" w14:paraId="000005FA">
      <w:pPr>
        <w:rPr>
          <w:b w:val="1"/>
          <w:bCs w:val="1"/>
          <w:i w:val="1"/>
          <w:iCs w:val="1"/>
        </w:rPr>
      </w:pPr>
      <w:r w:rsidDel="00000000" w:rsidR="00000000" w:rsidRPr="00000000">
        <w:rPr>
          <w:rtl w:val="0"/>
        </w:rPr>
      </w:r>
    </w:p>
    <w:p w:rsidR="00000000" w:rsidDel="00000000" w:rsidP="00000000" w:rsidRDefault="00000000" w:rsidRPr="00000000" w14:paraId="000005FB">
      <w:pPr>
        <w:pStyle w:val="Heading5"/>
        <w:rPr>
          <w:b w:val="1"/>
          <w:bCs w:val="1"/>
        </w:rPr>
      </w:pPr>
      <w:bookmarkStart w:colFirst="0" w:colLast="0" w:name="_anvf3rgcfm31" w:id="386"/>
      <w:bookmarkEnd w:id="386"/>
      <w:r w:rsidDel="00000000" w:rsidR="00000000" w:rsidRPr="00000000">
        <w:rPr>
          <w:rtl w:val="0"/>
        </w:rPr>
        <w:t xml:space="preserve">JASPER </w:t>
      </w:r>
      <w:r w:rsidDel="00000000" w:rsidR="00000000" w:rsidRPr="00000000">
        <w:rPr>
          <w:b w:val="1"/>
          <w:bCs w:val="1"/>
          <w:rtl w:val="0"/>
        </w:rPr>
        <w:t xml:space="preserve">[gameplay]</w:t>
      </w:r>
    </w:p>
    <w:p w:rsidR="00000000" w:rsidDel="00000000" w:rsidP="00000000" w:rsidRDefault="00000000" w:rsidRPr="00000000" w14:paraId="000005FC">
      <w:pPr>
        <w:pStyle w:val="Heading6"/>
        <w:rPr/>
      </w:pPr>
      <w:bookmarkStart w:colFirst="0" w:colLast="0" w:name="_n3ep5ewqjgul" w:id="387"/>
      <w:bookmarkEnd w:id="387"/>
      <w:r w:rsidDel="00000000" w:rsidR="00000000" w:rsidRPr="00000000">
        <w:rPr>
          <w:rtl w:val="0"/>
        </w:rPr>
        <w:t xml:space="preserve">Let us follow.</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Player returns to Room B.</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b w:val="1"/>
          <w:bCs w:val="1"/>
        </w:rPr>
      </w:pPr>
      <w:r w:rsidDel="00000000" w:rsidR="00000000" w:rsidRPr="00000000">
        <w:rPr>
          <w:b w:val="1"/>
          <w:bCs w:val="1"/>
          <w:rtl w:val="0"/>
        </w:rPr>
        <w:t xml:space="preserve">INT. WING 3, ROOM B</w:t>
      </w:r>
    </w:p>
    <w:p w:rsidR="00000000" w:rsidDel="00000000" w:rsidP="00000000" w:rsidRDefault="00000000" w:rsidRPr="00000000" w14:paraId="00000601">
      <w:pPr>
        <w:rPr/>
      </w:pPr>
      <w:r w:rsidDel="00000000" w:rsidR="00000000" w:rsidRPr="00000000">
        <w:rPr>
          <w:rtl w:val="0"/>
        </w:rPr>
        <w:t xml:space="preserve">The cube now sits at the end of the canal leading out of room A.</w:t>
      </w:r>
    </w:p>
    <w:p w:rsidR="00000000" w:rsidDel="00000000" w:rsidP="00000000" w:rsidRDefault="00000000" w:rsidRPr="00000000" w14:paraId="00000602">
      <w:pPr>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3">
            <w:pPr>
              <w:jc w:val="center"/>
              <w:rPr/>
            </w:pPr>
            <w:r w:rsidDel="00000000" w:rsidR="00000000" w:rsidRPr="00000000">
              <w:rPr>
                <w:b w:val="1"/>
                <w:bCs w:val="1"/>
                <w:rtl w:val="0"/>
              </w:rPr>
              <w:t xml:space="preserve">FEEDBACK</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5">
            <w:pPr>
              <w:ind w:right="60"/>
              <w:rPr>
                <w:b w:val="1"/>
                <w:bCs w:val="1"/>
              </w:rPr>
            </w:pPr>
            <w:r w:rsidDel="00000000" w:rsidR="00000000" w:rsidRPr="00000000">
              <w:rPr>
                <w:b w:val="1"/>
                <w:bCs w:val="1"/>
                <w:rtl w:val="0"/>
              </w:rPr>
              <w:t xml:space="preserve">(If P doesn’t touch the powercube for 60 seconds)</w:t>
            </w:r>
          </w:p>
          <w:p w:rsidR="00000000" w:rsidDel="00000000" w:rsidP="00000000" w:rsidRDefault="00000000" w:rsidRPr="00000000" w14:paraId="00000606">
            <w:pPr>
              <w:ind w:right="2160"/>
              <w:rPr/>
            </w:pPr>
            <w:r w:rsidDel="00000000" w:rsidR="00000000" w:rsidRPr="00000000">
              <w:rPr>
                <w:rtl w:val="0"/>
              </w:rPr>
            </w:r>
          </w:p>
          <w:p w:rsidR="00000000" w:rsidDel="00000000" w:rsidP="00000000" w:rsidRDefault="00000000" w:rsidRPr="00000000" w14:paraId="00000607">
            <w:pPr>
              <w:pStyle w:val="Heading5"/>
              <w:ind w:right="60"/>
              <w:rPr>
                <w:b w:val="1"/>
                <w:bCs w:val="1"/>
              </w:rPr>
            </w:pPr>
            <w:bookmarkStart w:colFirst="0" w:colLast="0" w:name="_ur66e1fr6xd" w:id="388"/>
            <w:bookmarkEnd w:id="38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08">
            <w:pPr>
              <w:pStyle w:val="Heading6"/>
              <w:ind w:right="2040"/>
              <w:rPr/>
            </w:pPr>
            <w:bookmarkStart w:colFirst="0" w:colLast="0" w:name="_5eok87vxx5h8" w:id="389"/>
            <w:bookmarkEnd w:id="389"/>
            <w:r w:rsidDel="00000000" w:rsidR="00000000" w:rsidRPr="00000000">
              <w:rPr>
                <w:rtl w:val="0"/>
              </w:rPr>
              <w:t xml:space="preserve">Perhaps the cube needs to be moved elsewhere.</w:t>
            </w:r>
          </w:p>
        </w:tc>
      </w:tr>
    </w:tbl>
    <w:p w:rsidR="00000000" w:rsidDel="00000000" w:rsidP="00000000" w:rsidRDefault="00000000" w:rsidRPr="00000000" w14:paraId="0000060A">
      <w:pPr>
        <w:rPr>
          <w:b w:val="1"/>
          <w:bCs w:val="1"/>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Player places the transported </w:t>
      </w:r>
      <w:r w:rsidDel="00000000" w:rsidR="00000000" w:rsidRPr="00000000">
        <w:rPr>
          <w:i w:val="1"/>
          <w:iCs w:val="1"/>
          <w:rtl w:val="0"/>
        </w:rPr>
        <w:t xml:space="preserve">cube </w:t>
      </w:r>
      <w:r w:rsidDel="00000000" w:rsidR="00000000" w:rsidRPr="00000000">
        <w:rPr>
          <w:rtl w:val="0"/>
        </w:rPr>
        <w:t xml:space="preserve">on the pad.</w:t>
      </w:r>
    </w:p>
    <w:p w:rsidR="00000000" w:rsidDel="00000000" w:rsidP="00000000" w:rsidRDefault="00000000" w:rsidRPr="00000000" w14:paraId="0000060C">
      <w:pPr>
        <w:rPr>
          <w:b w:val="1"/>
          <w:bCs w:val="1"/>
        </w:rPr>
      </w:pPr>
      <w:r w:rsidDel="00000000" w:rsidR="00000000" w:rsidRPr="00000000">
        <w:rPr>
          <w:b w:val="1"/>
          <w:bCs w:val="1"/>
          <w:rtl w:val="0"/>
        </w:rPr>
        <w:t xml:space="preserve">{Input: Press [E/Action button] to put down the powercube}</w:t>
      </w:r>
    </w:p>
    <w:p w:rsidR="00000000" w:rsidDel="00000000" w:rsidP="00000000" w:rsidRDefault="00000000" w:rsidRPr="00000000" w14:paraId="0000060D">
      <w:pPr>
        <w:rPr>
          <w:b w:val="1"/>
          <w:bCs w:val="1"/>
        </w:rPr>
      </w:pPr>
      <w:r w:rsidDel="00000000" w:rsidR="00000000" w:rsidRPr="00000000">
        <w:rPr>
          <w:b w:val="1"/>
          <w:bCs w:val="1"/>
          <w:rtl w:val="0"/>
        </w:rPr>
        <w:t xml:space="preserve">{Animation: Water fills the canal connected to Room C}</w:t>
      </w:r>
    </w:p>
    <w:p w:rsidR="00000000" w:rsidDel="00000000" w:rsidP="00000000" w:rsidRDefault="00000000" w:rsidRPr="00000000" w14:paraId="0000060E">
      <w:pPr>
        <w:ind w:right="2160"/>
        <w:rPr>
          <w:b w:val="1"/>
          <w:bCs w:val="1"/>
        </w:rPr>
      </w:pPr>
      <w:r w:rsidDel="00000000" w:rsidR="00000000" w:rsidRPr="00000000">
        <w:rPr>
          <w:b w:val="1"/>
          <w:bCs w:val="1"/>
          <w:rtl w:val="0"/>
        </w:rPr>
        <w:t xml:space="preserve">{Audio: Pad confirm SFX play, water splash SFX}</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5"/>
        <w:rPr>
          <w:b w:val="1"/>
          <w:bCs w:val="1"/>
        </w:rPr>
      </w:pPr>
      <w:bookmarkStart w:colFirst="0" w:colLast="0" w:name="_7vsr0586cd76" w:id="390"/>
      <w:bookmarkEnd w:id="390"/>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11">
      <w:pPr>
        <w:pStyle w:val="Heading6"/>
        <w:rPr/>
      </w:pPr>
      <w:bookmarkStart w:colFirst="0" w:colLast="0" w:name="_l42l7b5b3icy" w:id="391"/>
      <w:bookmarkEnd w:id="391"/>
      <w:r w:rsidDel="00000000" w:rsidR="00000000" w:rsidRPr="00000000">
        <w:rPr>
          <w:rtl w:val="0"/>
        </w:rPr>
        <w:t xml:space="preserve">This canal is flowing out from the next room. Perhaps we should look around more.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b w:val="1"/>
          <w:bCs w:val="1"/>
        </w:rPr>
      </w:pPr>
      <w:r w:rsidDel="00000000" w:rsidR="00000000" w:rsidRPr="00000000">
        <w:rPr>
          <w:b w:val="1"/>
          <w:bCs w:val="1"/>
          <w:rtl w:val="0"/>
        </w:rPr>
        <w:t xml:space="preserve">INT. WING 3, ROOM C</w:t>
      </w:r>
    </w:p>
    <w:p w:rsidR="00000000" w:rsidDel="00000000" w:rsidP="00000000" w:rsidRDefault="00000000" w:rsidRPr="00000000" w14:paraId="00000614">
      <w:pPr>
        <w:rPr/>
      </w:pPr>
      <w:r w:rsidDel="00000000" w:rsidR="00000000" w:rsidRPr="00000000">
        <w:rPr>
          <w:rtl w:val="0"/>
        </w:rPr>
        <w:t xml:space="preserve">The canal from Room B leads around this room and into the next. Another </w:t>
      </w:r>
      <w:r w:rsidDel="00000000" w:rsidR="00000000" w:rsidRPr="00000000">
        <w:rPr>
          <w:i w:val="1"/>
          <w:iCs w:val="1"/>
          <w:rtl w:val="0"/>
        </w:rPr>
        <w:t xml:space="preserve">cube </w:t>
      </w:r>
      <w:r w:rsidDel="00000000" w:rsidR="00000000" w:rsidRPr="00000000">
        <w:rPr>
          <w:rtl w:val="0"/>
        </w:rPr>
        <w:t xml:space="preserve">rests on a pedestal in the corner, and there is a </w:t>
      </w:r>
      <w:r w:rsidDel="00000000" w:rsidR="00000000" w:rsidRPr="00000000">
        <w:rPr>
          <w:i w:val="1"/>
          <w:iCs w:val="1"/>
          <w:rtl w:val="0"/>
        </w:rPr>
        <w:t xml:space="preserve">flow direction</w:t>
      </w:r>
      <w:r w:rsidDel="00000000" w:rsidR="00000000" w:rsidRPr="00000000">
        <w:rPr>
          <w:rtl w:val="0"/>
        </w:rPr>
        <w:t xml:space="preserve"> panel next to the canal.</w:t>
      </w:r>
    </w:p>
    <w:p w:rsidR="00000000" w:rsidDel="00000000" w:rsidP="00000000" w:rsidRDefault="00000000" w:rsidRPr="00000000" w14:paraId="00000615">
      <w:pPr>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6">
            <w:pPr>
              <w:jc w:val="center"/>
              <w:rPr/>
            </w:pPr>
            <w:r w:rsidDel="00000000" w:rsidR="00000000" w:rsidRPr="00000000">
              <w:rPr>
                <w:b w:val="1"/>
                <w:bCs w:val="1"/>
                <w:rtl w:val="0"/>
              </w:rPr>
              <w:t xml:space="preserve">FEEDBACK</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8">
            <w:pPr>
              <w:ind w:right="60"/>
              <w:rPr/>
            </w:pPr>
            <w:r w:rsidDel="00000000" w:rsidR="00000000" w:rsidRPr="00000000">
              <w:rPr>
                <w:b w:val="1"/>
                <w:bCs w:val="1"/>
                <w:rtl w:val="0"/>
              </w:rPr>
              <w:t xml:space="preserve">(If P doesn’t change the flow direction for 60 seconds)</w:t>
            </w:r>
            <w:r w:rsidDel="00000000" w:rsidR="00000000" w:rsidRPr="00000000">
              <w:rPr>
                <w:rtl w:val="0"/>
              </w:rPr>
            </w:r>
          </w:p>
          <w:p w:rsidR="00000000" w:rsidDel="00000000" w:rsidP="00000000" w:rsidRDefault="00000000" w:rsidRPr="00000000" w14:paraId="00000619">
            <w:pPr>
              <w:ind w:right="2160"/>
              <w:rPr/>
            </w:pPr>
            <w:r w:rsidDel="00000000" w:rsidR="00000000" w:rsidRPr="00000000">
              <w:rPr>
                <w:rtl w:val="0"/>
              </w:rPr>
            </w:r>
          </w:p>
          <w:p w:rsidR="00000000" w:rsidDel="00000000" w:rsidP="00000000" w:rsidRDefault="00000000" w:rsidRPr="00000000" w14:paraId="0000061A">
            <w:pPr>
              <w:pStyle w:val="Heading5"/>
              <w:ind w:right="60"/>
              <w:rPr>
                <w:b w:val="1"/>
                <w:bCs w:val="1"/>
              </w:rPr>
            </w:pPr>
            <w:bookmarkStart w:colFirst="0" w:colLast="0" w:name="_4017r3o65naw" w:id="392"/>
            <w:bookmarkEnd w:id="39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1B">
            <w:pPr>
              <w:pStyle w:val="Heading6"/>
              <w:rPr/>
            </w:pPr>
            <w:bookmarkStart w:colFirst="0" w:colLast="0" w:name="_qdrqkh9uhgf4" w:id="393"/>
            <w:bookmarkEnd w:id="393"/>
            <w:r w:rsidDel="00000000" w:rsidR="00000000" w:rsidRPr="00000000">
              <w:rPr>
                <w:rtl w:val="0"/>
              </w:rPr>
              <w:t xml:space="preserve">Let’s see about changing the direction of the water flow using the panel again.</w:t>
            </w:r>
          </w:p>
        </w:tc>
      </w:tr>
    </w:tbl>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Player uses the </w:t>
      </w:r>
      <w:r w:rsidDel="00000000" w:rsidR="00000000" w:rsidRPr="00000000">
        <w:rPr>
          <w:i w:val="1"/>
          <w:iCs w:val="1"/>
          <w:rtl w:val="0"/>
        </w:rPr>
        <w:t xml:space="preserve">flow direction </w:t>
      </w:r>
      <w:r w:rsidDel="00000000" w:rsidR="00000000" w:rsidRPr="00000000">
        <w:rPr>
          <w:rtl w:val="0"/>
        </w:rPr>
        <w:t xml:space="preserve">panel to reverse the canal.</w:t>
      </w:r>
    </w:p>
    <w:p w:rsidR="00000000" w:rsidDel="00000000" w:rsidP="00000000" w:rsidRDefault="00000000" w:rsidRPr="00000000" w14:paraId="0000061F">
      <w:pPr>
        <w:ind w:right="2160"/>
        <w:rPr>
          <w:b w:val="1"/>
          <w:bCs w:val="1"/>
        </w:rPr>
      </w:pPr>
      <w:r w:rsidDel="00000000" w:rsidR="00000000" w:rsidRPr="00000000">
        <w:rPr>
          <w:b w:val="1"/>
          <w:bCs w:val="1"/>
          <w:rtl w:val="0"/>
        </w:rPr>
        <w:t xml:space="preserve">{Input: Press [E/Action button] to activate the panel}</w:t>
      </w:r>
    </w:p>
    <w:p w:rsidR="00000000" w:rsidDel="00000000" w:rsidP="00000000" w:rsidRDefault="00000000" w:rsidRPr="00000000" w14:paraId="00000620">
      <w:pPr>
        <w:ind w:right="2160"/>
        <w:rPr/>
      </w:pPr>
      <w:r w:rsidDel="00000000" w:rsidR="00000000" w:rsidRPr="00000000">
        <w:rPr>
          <w:b w:val="1"/>
          <w:bCs w:val="1"/>
          <w:rtl w:val="0"/>
        </w:rPr>
        <w:t xml:space="preserve">{Audio: Panel confirm SFX play (may be the same as pad confirm), water splash SFX}</w:t>
      </w: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2">
            <w:pPr>
              <w:jc w:val="center"/>
              <w:rPr/>
            </w:pPr>
            <w:r w:rsidDel="00000000" w:rsidR="00000000" w:rsidRPr="00000000">
              <w:rPr>
                <w:b w:val="1"/>
                <w:bCs w:val="1"/>
                <w:rtl w:val="0"/>
              </w:rPr>
              <w:t xml:space="preserve">FEEDBACK</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4">
            <w:pPr>
              <w:ind w:right="60"/>
              <w:rPr>
                <w:b w:val="1"/>
                <w:bCs w:val="1"/>
              </w:rPr>
            </w:pPr>
            <w:r w:rsidDel="00000000" w:rsidR="00000000" w:rsidRPr="00000000">
              <w:rPr>
                <w:b w:val="1"/>
                <w:bCs w:val="1"/>
                <w:rtl w:val="0"/>
              </w:rPr>
              <w:t xml:space="preserve">(If P doesn’t touch the powercube for 60 seconds)</w:t>
            </w:r>
          </w:p>
          <w:p w:rsidR="00000000" w:rsidDel="00000000" w:rsidP="00000000" w:rsidRDefault="00000000" w:rsidRPr="00000000" w14:paraId="00000625">
            <w:pPr>
              <w:ind w:right="60"/>
              <w:rPr/>
            </w:pPr>
            <w:r w:rsidDel="00000000" w:rsidR="00000000" w:rsidRPr="00000000">
              <w:rPr>
                <w:rtl w:val="0"/>
              </w:rPr>
            </w:r>
          </w:p>
          <w:p w:rsidR="00000000" w:rsidDel="00000000" w:rsidP="00000000" w:rsidRDefault="00000000" w:rsidRPr="00000000" w14:paraId="00000626">
            <w:pPr>
              <w:pStyle w:val="Heading5"/>
              <w:ind w:right="60"/>
              <w:rPr>
                <w:b w:val="1"/>
                <w:bCs w:val="1"/>
              </w:rPr>
            </w:pPr>
            <w:bookmarkStart w:colFirst="0" w:colLast="0" w:name="_rj6bedk90i87" w:id="394"/>
            <w:bookmarkEnd w:id="394"/>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27">
            <w:pPr>
              <w:pStyle w:val="Heading6"/>
              <w:rPr/>
            </w:pPr>
            <w:bookmarkStart w:colFirst="0" w:colLast="0" w:name="_k9u8p4q6tk09" w:id="395"/>
            <w:bookmarkEnd w:id="395"/>
            <w:r w:rsidDel="00000000" w:rsidR="00000000" w:rsidRPr="00000000">
              <w:rPr>
                <w:rtl w:val="0"/>
              </w:rPr>
              <w:t xml:space="preserve">Should we send the cube to the next room?</w:t>
            </w:r>
          </w:p>
        </w:tc>
      </w:tr>
    </w:tbl>
    <w:p w:rsidR="00000000" w:rsidDel="00000000" w:rsidP="00000000" w:rsidRDefault="00000000" w:rsidRPr="00000000" w14:paraId="00000629">
      <w:pPr>
        <w:rPr>
          <w:b w:val="1"/>
          <w:bCs w:val="1"/>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Player takes the </w:t>
      </w:r>
      <w:r w:rsidDel="00000000" w:rsidR="00000000" w:rsidRPr="00000000">
        <w:rPr>
          <w:i w:val="1"/>
          <w:iCs w:val="1"/>
          <w:rtl w:val="0"/>
        </w:rPr>
        <w:t xml:space="preserve">powercube</w:t>
      </w:r>
      <w:r w:rsidDel="00000000" w:rsidR="00000000" w:rsidRPr="00000000">
        <w:rPr>
          <w:rtl w:val="0"/>
        </w:rPr>
        <w:t xml:space="preserve"> and places it in the canal to Room D.</w:t>
      </w:r>
    </w:p>
    <w:p w:rsidR="00000000" w:rsidDel="00000000" w:rsidP="00000000" w:rsidRDefault="00000000" w:rsidRPr="00000000" w14:paraId="0000062B">
      <w:pPr>
        <w:rPr/>
      </w:pPr>
      <w:r w:rsidDel="00000000" w:rsidR="00000000" w:rsidRPr="00000000">
        <w:rPr>
          <w:b w:val="1"/>
          <w:bCs w:val="1"/>
          <w:rtl w:val="0"/>
        </w:rPr>
        <w:t xml:space="preserve">{Input: Press [E/Action button] to pick up/put down the cube}</w:t>
      </w: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5"/>
        <w:rPr>
          <w:b w:val="1"/>
          <w:bCs w:val="1"/>
        </w:rPr>
      </w:pPr>
      <w:bookmarkStart w:colFirst="0" w:colLast="0" w:name="_4sdt3rahwe1l" w:id="396"/>
      <w:bookmarkEnd w:id="39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2E">
      <w:pPr>
        <w:pStyle w:val="Heading6"/>
        <w:rPr/>
      </w:pPr>
      <w:bookmarkStart w:colFirst="0" w:colLast="0" w:name="_4x3w1zjvevv5" w:id="397"/>
      <w:bookmarkEnd w:id="397"/>
      <w:r w:rsidDel="00000000" w:rsidR="00000000" w:rsidRPr="00000000">
        <w:rPr>
          <w:rtl w:val="0"/>
        </w:rPr>
        <w:t xml:space="preserve">This appears correct. Let us follow.</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Player goes to Room D.</w:t>
      </w:r>
    </w:p>
    <w:p w:rsidR="00000000" w:rsidDel="00000000" w:rsidP="00000000" w:rsidRDefault="00000000" w:rsidRPr="00000000" w14:paraId="00000631">
      <w:pPr>
        <w:rPr>
          <w:b w:val="1"/>
          <w:bCs w:val="1"/>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b w:val="1"/>
          <w:bCs w:val="1"/>
          <w:rtl w:val="0"/>
        </w:rPr>
        <w:t xml:space="preserve">INT. WING 3, ROOM D</w:t>
      </w:r>
    </w:p>
    <w:p w:rsidR="00000000" w:rsidDel="00000000" w:rsidP="00000000" w:rsidRDefault="00000000" w:rsidRPr="00000000" w14:paraId="00000633">
      <w:pPr>
        <w:rPr/>
      </w:pPr>
      <w:r w:rsidDel="00000000" w:rsidR="00000000" w:rsidRPr="00000000">
        <w:rPr>
          <w:rtl w:val="0"/>
        </w:rPr>
        <w:t xml:space="preserve">The canal from the previous two rooms ends against the wall of this one. Another canal leads through a barrier and back into room B, but it remains empty. At the outlet of the canal is a supernutrient dispenser, the activation pad for which is in the corner.</w:t>
      </w:r>
    </w:p>
    <w:p w:rsidR="00000000" w:rsidDel="00000000" w:rsidP="00000000" w:rsidRDefault="00000000" w:rsidRPr="00000000" w14:paraId="00000634">
      <w:pPr>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5">
            <w:pPr>
              <w:jc w:val="center"/>
              <w:rPr/>
            </w:pPr>
            <w:r w:rsidDel="00000000" w:rsidR="00000000" w:rsidRPr="00000000">
              <w:rPr>
                <w:b w:val="1"/>
                <w:bCs w:val="1"/>
                <w:rtl w:val="0"/>
              </w:rPr>
              <w:t xml:space="preserve">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ind w:right="60"/>
              <w:rPr>
                <w:b w:val="1"/>
                <w:bCs w:val="1"/>
              </w:rPr>
            </w:pPr>
            <w:r w:rsidDel="00000000" w:rsidR="00000000" w:rsidRPr="00000000">
              <w:rPr>
                <w:b w:val="1"/>
                <w:bCs w:val="1"/>
                <w:rtl w:val="0"/>
              </w:rPr>
              <w:t xml:space="preserve">(If P doesn’t put the cube on the pad for 60 seconds)</w:t>
            </w:r>
          </w:p>
          <w:p w:rsidR="00000000" w:rsidDel="00000000" w:rsidP="00000000" w:rsidRDefault="00000000" w:rsidRPr="00000000" w14:paraId="00000638">
            <w:pPr>
              <w:ind w:right="2160"/>
              <w:rPr/>
            </w:pPr>
            <w:r w:rsidDel="00000000" w:rsidR="00000000" w:rsidRPr="00000000">
              <w:rPr>
                <w:rtl w:val="0"/>
              </w:rPr>
            </w:r>
          </w:p>
          <w:p w:rsidR="00000000" w:rsidDel="00000000" w:rsidP="00000000" w:rsidRDefault="00000000" w:rsidRPr="00000000" w14:paraId="00000639">
            <w:pPr>
              <w:pStyle w:val="Heading5"/>
              <w:ind w:right="60"/>
              <w:rPr>
                <w:b w:val="1"/>
                <w:bCs w:val="1"/>
              </w:rPr>
            </w:pPr>
            <w:bookmarkStart w:colFirst="0" w:colLast="0" w:name="_nzvwit7qtl1v" w:id="398"/>
            <w:bookmarkEnd w:id="39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3A">
            <w:pPr>
              <w:ind w:right="-30"/>
              <w:rPr>
                <w:i w:val="1"/>
                <w:iCs w:val="1"/>
              </w:rPr>
            </w:pPr>
            <w:r w:rsidDel="00000000" w:rsidR="00000000" w:rsidRPr="00000000">
              <w:rPr>
                <w:i w:val="1"/>
                <w:iCs w:val="1"/>
                <w:rtl w:val="0"/>
              </w:rPr>
              <w:t xml:space="preserve">What do you believe that pad supplies power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b w:val="1"/>
                <w:bCs w:val="1"/>
              </w:rPr>
            </w:pPr>
            <w:r w:rsidDel="00000000" w:rsidR="00000000" w:rsidRPr="00000000">
              <w:rPr>
                <w:b w:val="1"/>
                <w:bCs w:val="1"/>
                <w:rtl w:val="0"/>
              </w:rPr>
              <w:t xml:space="preserve">(If P doesn’t put the cube on the pad for 120 seconds)</w:t>
            </w:r>
          </w:p>
          <w:p w:rsidR="00000000" w:rsidDel="00000000" w:rsidP="00000000" w:rsidRDefault="00000000" w:rsidRPr="00000000" w14:paraId="0000063C">
            <w:pPr>
              <w:widowControl w:val="0"/>
              <w:spacing w:line="240" w:lineRule="auto"/>
              <w:rPr/>
            </w:pPr>
            <w:r w:rsidDel="00000000" w:rsidR="00000000" w:rsidRPr="00000000">
              <w:rPr>
                <w:rtl w:val="0"/>
              </w:rPr>
            </w:r>
          </w:p>
          <w:p w:rsidR="00000000" w:rsidDel="00000000" w:rsidP="00000000" w:rsidRDefault="00000000" w:rsidRPr="00000000" w14:paraId="0000063D">
            <w:pPr>
              <w:pStyle w:val="Heading5"/>
              <w:widowControl w:val="0"/>
              <w:spacing w:line="240" w:lineRule="auto"/>
              <w:rPr>
                <w:b w:val="1"/>
                <w:bCs w:val="1"/>
              </w:rPr>
            </w:pPr>
            <w:bookmarkStart w:colFirst="0" w:colLast="0" w:name="_s17566rnf17m" w:id="399"/>
            <w:bookmarkEnd w:id="39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63E">
            <w:pPr>
              <w:widowControl w:val="0"/>
              <w:spacing w:line="240" w:lineRule="auto"/>
              <w:rPr>
                <w:i w:val="1"/>
                <w:iCs w:val="1"/>
              </w:rPr>
            </w:pPr>
            <w:r w:rsidDel="00000000" w:rsidR="00000000" w:rsidRPr="00000000">
              <w:rPr>
                <w:i w:val="1"/>
                <w:iCs w:val="1"/>
                <w:rtl w:val="0"/>
              </w:rPr>
              <w:t xml:space="preserve">Maybe try placing the powercube onto the pad.</w:t>
            </w:r>
          </w:p>
        </w:tc>
      </w:tr>
    </w:tbl>
    <w:p w:rsidR="00000000" w:rsidDel="00000000" w:rsidP="00000000" w:rsidRDefault="00000000" w:rsidRPr="00000000" w14:paraId="0000063F">
      <w:pPr>
        <w:rPr>
          <w:b w:val="1"/>
          <w:bCs w:val="1"/>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Player places powercube on pad.</w:t>
      </w:r>
    </w:p>
    <w:p w:rsidR="00000000" w:rsidDel="00000000" w:rsidP="00000000" w:rsidRDefault="00000000" w:rsidRPr="00000000" w14:paraId="00000641">
      <w:pPr>
        <w:rPr>
          <w:b w:val="1"/>
          <w:bCs w:val="1"/>
          <w:i w:val="1"/>
          <w:iCs w:val="1"/>
        </w:rPr>
      </w:pPr>
      <w:r w:rsidDel="00000000" w:rsidR="00000000" w:rsidRPr="00000000">
        <w:rPr>
          <w:b w:val="1"/>
          <w:bCs w:val="1"/>
          <w:rtl w:val="0"/>
        </w:rPr>
        <w:t xml:space="preserve">{Input: Press [E/Action button] to pick up/put down the powercube}</w:t>
      </w:r>
      <w:r w:rsidDel="00000000" w:rsidR="00000000" w:rsidRPr="00000000">
        <w:rPr>
          <w:rtl w:val="0"/>
        </w:rPr>
      </w:r>
    </w:p>
    <w:p w:rsidR="00000000" w:rsidDel="00000000" w:rsidP="00000000" w:rsidRDefault="00000000" w:rsidRPr="00000000" w14:paraId="00000642">
      <w:pPr>
        <w:rPr>
          <w:b w:val="1"/>
          <w:bCs w:val="1"/>
        </w:rPr>
      </w:pPr>
      <w:r w:rsidDel="00000000" w:rsidR="00000000" w:rsidRPr="00000000">
        <w:rPr>
          <w:b w:val="1"/>
          <w:bCs w:val="1"/>
          <w:rtl w:val="0"/>
        </w:rPr>
        <w:t xml:space="preserve">{Audio: Distant rumbling SFX play even louder, Ringtone SFX plays}</w:t>
      </w:r>
    </w:p>
    <w:p w:rsidR="00000000" w:rsidDel="00000000" w:rsidP="00000000" w:rsidRDefault="00000000" w:rsidRPr="00000000" w14:paraId="00000643">
      <w:pPr>
        <w:rPr>
          <w:i w:val="1"/>
          <w:iCs w:val="1"/>
        </w:rPr>
      </w:pPr>
      <w:r w:rsidDel="00000000" w:rsidR="00000000" w:rsidRPr="00000000">
        <w:rPr>
          <w:rtl w:val="0"/>
        </w:rPr>
      </w:r>
    </w:p>
    <w:p w:rsidR="00000000" w:rsidDel="00000000" w:rsidP="00000000" w:rsidRDefault="00000000" w:rsidRPr="00000000" w14:paraId="00000644">
      <w:pPr>
        <w:pStyle w:val="Heading5"/>
        <w:rPr>
          <w:b w:val="1"/>
          <w:bCs w:val="1"/>
        </w:rPr>
      </w:pPr>
      <w:bookmarkStart w:colFirst="0" w:colLast="0" w:name="_oq9jqfu5p9dz" w:id="400"/>
      <w:bookmarkEnd w:id="400"/>
      <w:r w:rsidDel="00000000" w:rsidR="00000000" w:rsidRPr="00000000">
        <w:rPr>
          <w:rtl w:val="0"/>
        </w:rPr>
        <w:t xml:space="preserve">TERA </w:t>
      </w:r>
      <w:r w:rsidDel="00000000" w:rsidR="00000000" w:rsidRPr="00000000">
        <w:rPr>
          <w:b w:val="1"/>
          <w:bCs w:val="1"/>
          <w:rtl w:val="0"/>
        </w:rPr>
        <w:t xml:space="preserve">[conversation, call]</w:t>
      </w:r>
    </w:p>
    <w:p w:rsidR="00000000" w:rsidDel="00000000" w:rsidP="00000000" w:rsidRDefault="00000000" w:rsidRPr="00000000" w14:paraId="00000645">
      <w:pPr>
        <w:pStyle w:val="Heading6"/>
        <w:rPr/>
      </w:pPr>
      <w:bookmarkStart w:colFirst="0" w:colLast="0" w:name="_jb87zg8cuhcq" w:id="401"/>
      <w:bookmarkEnd w:id="401"/>
      <w:r w:rsidDel="00000000" w:rsidR="00000000" w:rsidRPr="00000000">
        <w:rPr>
          <w:rtl w:val="0"/>
        </w:rPr>
        <w:t xml:space="preserve">Looks like that was it! Get back in here!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{Audio: Call hang up SFX plays}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Player walks back to main room. </w:t>
      </w: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INT. MAIN HALL: CHUTES ACTIVATED</w:t>
      </w:r>
    </w:p>
    <w:p w:rsidR="00000000" w:rsidDel="00000000" w:rsidP="00000000" w:rsidRDefault="00000000" w:rsidRPr="00000000" w14:paraId="0000064C">
      <w:pPr>
        <w:rPr>
          <w:b w:val="1"/>
          <w:bCs w:val="1"/>
        </w:rPr>
      </w:pPr>
      <w:r w:rsidDel="00000000" w:rsidR="00000000" w:rsidRPr="00000000">
        <w:rPr>
          <w:rtl w:val="0"/>
        </w:rPr>
      </w:r>
    </w:p>
    <w:bookmarkStart w:colFirst="0" w:colLast="0" w:name="a0c7y4518nva" w:id="402"/>
    <w:bookmarkEnd w:id="402"/>
    <w:p w:rsidR="00000000" w:rsidDel="00000000" w:rsidP="00000000" w:rsidRDefault="00000000" w:rsidRPr="00000000" w14:paraId="0000064D">
      <w:pPr>
        <w:jc w:val="left"/>
        <w:rPr>
          <w:b w:val="1"/>
          <w:bCs w:val="1"/>
        </w:rPr>
      </w:pPr>
      <w:r w:rsidDel="00000000" w:rsidR="00000000" w:rsidRPr="00000000">
        <w:rPr>
          <w:b w:val="1"/>
          <w:bCs w:val="1"/>
          <w:rtl w:val="0"/>
        </w:rPr>
        <w:t xml:space="preserve">[</w:t>
      </w:r>
      <w:r w:rsidDel="00000000" w:rsidR="00000000" w:rsidRPr="00000000">
        <w:rPr>
          <w:b w:val="1"/>
          <w:bCs w:val="1"/>
          <w:shd w:fill="ea9999" w:val="clear"/>
          <w:rtl w:val="0"/>
        </w:rPr>
        <w:t xml:space="preserve">Cinematic: </w:t>
      </w:r>
      <w:r w:rsidDel="00000000" w:rsidR="00000000" w:rsidRPr="00000000">
        <w:rPr>
          <w:b w:val="1"/>
          <w:bCs w:val="1"/>
          <w:rtl w:val="0"/>
        </w:rPr>
        <w:t xml:space="preserve">Camera pans around the main hall, focusing on the newly-activated chute(s)]</w:t>
      </w:r>
    </w:p>
    <w:p w:rsidR="00000000" w:rsidDel="00000000" w:rsidP="00000000" w:rsidRDefault="00000000" w:rsidRPr="00000000" w14:paraId="0000064E">
      <w:pPr>
        <w:rPr>
          <w:b w:val="1"/>
          <w:bCs w:val="1"/>
        </w:rPr>
      </w:pPr>
      <w:r w:rsidDel="00000000" w:rsidR="00000000" w:rsidRPr="00000000">
        <w:rPr>
          <w:rtl w:val="0"/>
        </w:rPr>
      </w:r>
    </w:p>
    <w:p w:rsidR="00000000" w:rsidDel="00000000" w:rsidP="00000000" w:rsidRDefault="00000000" w:rsidRPr="00000000" w14:paraId="0000064F">
      <w:pPr>
        <w:ind w:left="720" w:firstLine="0"/>
        <w:rPr/>
      </w:pPr>
      <w:r w:rsidDel="00000000" w:rsidR="00000000" w:rsidRPr="00000000">
        <w:rPr>
          <w:rtl w:val="0"/>
        </w:rPr>
        <w:t xml:space="preserve">All four chutes are disgorging super-nutrient. The tree on the central island is even larger than before and is now laden with </w:t>
      </w:r>
      <w:r w:rsidDel="00000000" w:rsidR="00000000" w:rsidRPr="00000000">
        <w:rPr>
          <w:rtl w:val="0"/>
        </w:rPr>
        <w:t xml:space="preserve">four</w:t>
      </w:r>
      <w:r w:rsidDel="00000000" w:rsidR="00000000" w:rsidRPr="00000000">
        <w:rPr>
          <w:rtl w:val="0"/>
        </w:rPr>
        <w:t xml:space="preserve"> large fruit– each the size of a basketball–hanging heavily off of one low branch, their pitted surfaces like green oranges. A fourth mural is revealed as a stone slab moves away.</w:t>
      </w:r>
    </w:p>
    <w:p w:rsidR="00000000" w:rsidDel="00000000" w:rsidP="00000000" w:rsidRDefault="00000000" w:rsidRPr="00000000" w14:paraId="00000650">
      <w:pPr>
        <w:rPr>
          <w:shd w:fill="ea9999" w:val="clear"/>
        </w:rPr>
      </w:pPr>
      <w:r w:rsidDel="00000000" w:rsidR="00000000" w:rsidRPr="00000000">
        <w:rPr>
          <w:rtl w:val="0"/>
        </w:rPr>
      </w:r>
    </w:p>
    <w:p w:rsidR="00000000" w:rsidDel="00000000" w:rsidP="00000000" w:rsidRDefault="00000000" w:rsidRPr="00000000" w14:paraId="00000651">
      <w:pPr>
        <w:jc w:val="left"/>
        <w:rPr>
          <w:b w:val="1"/>
          <w:bCs w:val="1"/>
          <w:shd w:fill="ea9999" w:val="clear"/>
        </w:rPr>
      </w:pPr>
      <w:r w:rsidDel="00000000" w:rsidR="00000000" w:rsidRPr="00000000">
        <w:rPr>
          <w:b w:val="1"/>
          <w:bCs w:val="1"/>
          <w:shd w:fill="ea9999" w:val="clear"/>
          <w:rtl w:val="0"/>
        </w:rPr>
        <w:t xml:space="preserve">[/Cinematic]</w:t>
      </w:r>
      <w:r w:rsidDel="00000000" w:rsidR="00000000" w:rsidRPr="00000000">
        <w:rPr>
          <w:rtl w:val="0"/>
        </w:rPr>
      </w:r>
    </w:p>
    <w:p w:rsidR="00000000" w:rsidDel="00000000" w:rsidP="00000000" w:rsidRDefault="00000000" w:rsidRPr="00000000" w14:paraId="00000652">
      <w:pPr>
        <w:jc w:val="left"/>
        <w:rPr>
          <w:b w:val="1"/>
          <w:bCs w:val="1"/>
        </w:rPr>
      </w:pPr>
      <w:r w:rsidDel="00000000" w:rsidR="00000000" w:rsidRPr="00000000">
        <w:rPr>
          <w:rtl w:val="0"/>
        </w:rPr>
      </w:r>
    </w:p>
    <w:p w:rsidR="00000000" w:rsidDel="00000000" w:rsidP="00000000" w:rsidRDefault="00000000" w:rsidRPr="00000000" w14:paraId="00000653">
      <w:pPr>
        <w:pStyle w:val="Heading5"/>
        <w:spacing w:after="0" w:before="0" w:lineRule="auto"/>
        <w:jc w:val="center"/>
        <w:rPr/>
      </w:pPr>
      <w:bookmarkStart w:colFirst="0" w:colLast="0" w:name="_z2sw9icxsfyz" w:id="403"/>
      <w:bookmarkEnd w:id="403"/>
      <w:r w:rsidDel="00000000" w:rsidR="00000000" w:rsidRPr="00000000">
        <w:rPr>
          <w:rtl w:val="0"/>
        </w:rPr>
        <w:t xml:space="preserve">DANI</w:t>
      </w:r>
    </w:p>
    <w:p w:rsidR="00000000" w:rsidDel="00000000" w:rsidP="00000000" w:rsidRDefault="00000000" w:rsidRPr="00000000" w14:paraId="00000654">
      <w:pPr>
        <w:pStyle w:val="Heading6"/>
        <w:spacing w:after="0" w:before="0" w:lineRule="auto"/>
        <w:ind w:left="2160" w:right="2160" w:firstLine="0"/>
        <w:rPr/>
      </w:pPr>
      <w:bookmarkStart w:colFirst="0" w:colLast="0" w:name="_4ws18c62odng" w:id="404"/>
      <w:bookmarkEnd w:id="404"/>
      <w:r w:rsidDel="00000000" w:rsidR="00000000" w:rsidRPr="00000000">
        <w:rPr>
          <w:rtl w:val="0"/>
        </w:rPr>
        <w:t xml:space="preserve">All three super-nutrient aqueducts are now operational. Additionally, a final mural has appeared.</w:t>
      </w:r>
    </w:p>
    <w:p w:rsidR="00000000" w:rsidDel="00000000" w:rsidP="00000000" w:rsidRDefault="00000000" w:rsidRPr="00000000" w14:paraId="00000655">
      <w:pPr>
        <w:jc w:val="left"/>
        <w:rPr>
          <w:b w:val="1"/>
          <w:bCs w:val="1"/>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b w:val="1"/>
          <w:bCs w:val="1"/>
          <w:rtl w:val="0"/>
        </w:rPr>
        <w:t xml:space="preserve">{Popup: “Mission: Forsaken Facility updated”}</w:t>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pStyle w:val="Heading5"/>
        <w:rPr>
          <w:b w:val="1"/>
          <w:bCs w:val="1"/>
        </w:rPr>
      </w:pPr>
      <w:bookmarkStart w:colFirst="0" w:colLast="0" w:name="_c9r62hrffitg" w:id="405"/>
      <w:bookmarkEnd w:id="405"/>
      <w:r w:rsidDel="00000000" w:rsidR="00000000" w:rsidRPr="00000000">
        <w:rPr>
          <w:rtl w:val="0"/>
        </w:rPr>
        <w:t xml:space="preserve">TERA </w:t>
      </w:r>
      <w:r w:rsidDel="00000000" w:rsidR="00000000" w:rsidRPr="00000000">
        <w:rPr>
          <w:b w:val="1"/>
          <w:bCs w:val="1"/>
          <w:rtl w:val="0"/>
        </w:rPr>
        <w:t xml:space="preserve">[gameplay, </w:t>
      </w:r>
      <w:r w:rsidDel="00000000" w:rsidR="00000000" w:rsidRPr="00000000">
        <w:rPr>
          <w:b w:val="1"/>
          <w:bCs w:val="1"/>
          <w:i w:val="1"/>
          <w:iCs w:val="1"/>
          <w:rtl w:val="0"/>
        </w:rPr>
        <w:t xml:space="preserve">automatic, roaming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59">
      <w:pPr>
        <w:pStyle w:val="Heading6"/>
        <w:rPr>
          <w:b w:val="1"/>
          <w:bCs w:val="1"/>
        </w:rPr>
      </w:pPr>
      <w:bookmarkStart w:colFirst="0" w:colLast="0" w:name="_mq8p1sd7iz2f" w:id="406"/>
      <w:bookmarkEnd w:id="406"/>
      <w:r w:rsidDel="00000000" w:rsidR="00000000" w:rsidRPr="00000000">
        <w:rPr>
          <w:rtl w:val="0"/>
        </w:rPr>
        <w:t xml:space="preserve">TK! Come over here when you’re ready!</w:t>
      </w: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b w:val="1"/>
          <w:bCs w:val="1"/>
          <w:rtl w:val="0"/>
        </w:rPr>
        <w:t xml:space="preserve">{Waypoint: Tera}</w:t>
      </w:r>
    </w:p>
    <w:p w:rsidR="00000000" w:rsidDel="00000000" w:rsidP="00000000" w:rsidRDefault="00000000" w:rsidRPr="00000000" w14:paraId="0000065C">
      <w:pPr>
        <w:rPr>
          <w:b w:val="1"/>
          <w:bCs w:val="1"/>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b w:val="1"/>
          <w:bCs w:val="1"/>
          <w:rtl w:val="0"/>
        </w:rPr>
        <w:t xml:space="preserve">{IF PLAYER GOES TO MURAL}</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widowControl w:val="0"/>
        <w:spacing w:line="240" w:lineRule="auto"/>
        <w:rPr/>
      </w:pPr>
      <w:ins w:author="Logan Priess" w:id="6" w:date="2026-07-20T23:59:48Z">
        <w:r w:rsidDel="00000000" w:rsidR="00000000" w:rsidRPr="00000000">
          <w:rPr>
            <w:rtl w:val="0"/>
          </w:rPr>
          <w:t xml:space="preserve">This is MURAL #4.</w:t>
        </w:r>
        <w:r w:rsidDel="00000000" w:rsidR="00000000" w:rsidRPr="00000000">
          <w:rPr>
            <w:rtl w:val="0"/>
          </w:rPr>
          <w:t xml:space="preserve"> </w:t>
        </w:r>
      </w:ins>
      <w:del w:author="Logan Priess" w:id="7" w:date="2026-07-21T00:00:29Z">
        <w:r w:rsidDel="00000000" w:rsidR="00000000" w:rsidRPr="00000000">
          <w:rPr>
            <w:rtl w:val="0"/>
          </w:rPr>
          <w:delText xml:space="preserve">The mural depicts </w:delText>
        </w:r>
      </w:del>
      <w:ins w:author="Logan Priess" w:id="7" w:date="2026-07-21T00:00:29Z">
        <w:del w:author="Logan Priess" w:id="7" w:date="2026-07-21T00:00:29Z">
          <w:r w:rsidDel="00000000" w:rsidR="00000000" w:rsidRPr="00000000">
            <w:rPr>
              <w:rtl w:val="0"/>
            </w:rPr>
            <w:delText xml:space="preserve">a swirl behind a Hegonian.</w:delText>
          </w:r>
        </w:del>
      </w:ins>
      <w:del w:author="Logan Priess" w:id="7" w:date="2026-07-21T00:00:29Z">
        <w:r w:rsidDel="00000000" w:rsidR="00000000" w:rsidRPr="00000000">
          <w:rPr>
            <w:rtl w:val="0"/>
          </w:rPr>
          <w:delText xml:space="preserve">animals and plants thriving in the environment, and the Hegonian wind-speakers looking at one another appraisingly.</w:delText>
        </w:r>
      </w:del>
      <w:r w:rsidDel="00000000" w:rsidR="00000000" w:rsidRPr="00000000">
        <w:rPr>
          <w:rtl w:val="0"/>
        </w:rPr>
      </w:r>
    </w:p>
    <w:p w:rsidR="00000000" w:rsidDel="00000000" w:rsidP="00000000" w:rsidRDefault="00000000" w:rsidRPr="00000000" w14:paraId="00000660">
      <w:pPr>
        <w:rPr>
          <w:b w:val="1"/>
          <w:bCs w:val="1"/>
        </w:rPr>
      </w:pPr>
      <w:r w:rsidDel="00000000" w:rsidR="00000000" w:rsidRPr="00000000">
        <w:rPr>
          <w:rtl w:val="0"/>
        </w:rPr>
      </w:r>
    </w:p>
    <w:p w:rsidR="00000000" w:rsidDel="00000000" w:rsidP="00000000" w:rsidRDefault="00000000" w:rsidRPr="00000000" w14:paraId="00000661">
      <w:pPr>
        <w:pStyle w:val="Heading5"/>
        <w:spacing w:after="0" w:before="0" w:lineRule="auto"/>
        <w:jc w:val="center"/>
        <w:rPr/>
      </w:pPr>
      <w:bookmarkStart w:colFirst="0" w:colLast="0" w:name="_z8llcjltbmaa" w:id="407"/>
      <w:bookmarkEnd w:id="407"/>
      <w:r w:rsidDel="00000000" w:rsidR="00000000" w:rsidRPr="00000000">
        <w:rPr>
          <w:rtl w:val="0"/>
        </w:rPr>
        <w:t xml:space="preserve">DANI</w:t>
      </w:r>
    </w:p>
    <w:p w:rsidR="00000000" w:rsidDel="00000000" w:rsidP="00000000" w:rsidRDefault="00000000" w:rsidRPr="00000000" w14:paraId="00000662">
      <w:pPr>
        <w:pStyle w:val="Heading6"/>
        <w:spacing w:after="0" w:before="0" w:lineRule="auto"/>
        <w:ind w:left="2160" w:right="2160" w:firstLine="0"/>
        <w:rPr/>
      </w:pPr>
      <w:bookmarkStart w:colFirst="0" w:colLast="0" w:name="_uhxk0bd4dse8" w:id="408"/>
      <w:bookmarkEnd w:id="408"/>
      <w:r w:rsidDel="00000000" w:rsidR="00000000" w:rsidRPr="00000000">
        <w:rPr>
          <w:rtl w:val="0"/>
        </w:rPr>
        <w:t xml:space="preserve">This would appear to be the last mural and inscription in this ruin.</w:t>
      </w:r>
    </w:p>
    <w:p w:rsidR="00000000" w:rsidDel="00000000" w:rsidP="00000000" w:rsidRDefault="00000000" w:rsidRPr="00000000" w14:paraId="00000663">
      <w:pPr>
        <w:jc w:val="center"/>
        <w:rPr/>
      </w:pPr>
      <w:r w:rsidDel="00000000" w:rsidR="00000000" w:rsidRPr="00000000">
        <w:rPr>
          <w:rtl w:val="0"/>
        </w:rPr>
      </w:r>
    </w:p>
    <w:p w:rsidR="00000000" w:rsidDel="00000000" w:rsidP="00000000" w:rsidRDefault="00000000" w:rsidRPr="00000000" w14:paraId="00000664">
      <w:pPr>
        <w:pStyle w:val="Heading5"/>
        <w:spacing w:after="0" w:before="0" w:lineRule="auto"/>
        <w:jc w:val="center"/>
        <w:rPr/>
      </w:pPr>
      <w:bookmarkStart w:colFirst="0" w:colLast="0" w:name="_74di4er2mkrb" w:id="409"/>
      <w:bookmarkEnd w:id="409"/>
      <w:r w:rsidDel="00000000" w:rsidR="00000000" w:rsidRPr="00000000">
        <w:rPr>
          <w:rtl w:val="0"/>
        </w:rPr>
        <w:t xml:space="preserve">PLAYER</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i w:val="1"/>
                <w:iCs w:val="1"/>
              </w:rPr>
            </w:pPr>
            <w:r w:rsidDel="00000000" w:rsidR="00000000" w:rsidRPr="00000000">
              <w:rPr>
                <w:i w:val="1"/>
                <w:iCs w:val="1"/>
                <w:rtl w:val="0"/>
              </w:rPr>
              <w:t xml:space="preserve">What does the inscription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i w:val="1"/>
                <w:iCs w:val="1"/>
              </w:rPr>
            </w:pPr>
            <w:r w:rsidDel="00000000" w:rsidR="00000000" w:rsidRPr="00000000">
              <w:rPr>
                <w:i w:val="1"/>
                <w:iCs w:val="1"/>
                <w:rtl w:val="0"/>
              </w:rPr>
              <w:t xml:space="preserve">Let’s move on.</w:t>
            </w:r>
          </w:p>
        </w:tc>
      </w:tr>
    </w:tbl>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5"/>
        <w:spacing w:after="0" w:before="0" w:lineRule="auto"/>
        <w:jc w:val="center"/>
        <w:rPr/>
      </w:pPr>
      <w:bookmarkStart w:colFirst="0" w:colLast="0" w:name="_nrquieo83oqx" w:id="410"/>
      <w:bookmarkEnd w:id="410"/>
      <w:r w:rsidDel="00000000" w:rsidR="00000000" w:rsidRPr="00000000">
        <w:rPr>
          <w:rtl w:val="0"/>
        </w:rPr>
        <w:t xml:space="preserve">DANI</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i w:val="1"/>
                <w:iCs w:val="1"/>
              </w:rPr>
            </w:pPr>
            <w:r w:rsidDel="00000000" w:rsidR="00000000" w:rsidRPr="00000000">
              <w:rPr>
                <w:rtl w:val="0"/>
              </w:rPr>
              <w:t xml:space="preserve">[Translation]</w:t>
            </w:r>
            <w:r w:rsidDel="00000000" w:rsidR="00000000" w:rsidRPr="00000000">
              <w:rPr>
                <w:rtl w:val="0"/>
              </w:rPr>
              <w:t xml:space="preserve"> </w:t>
            </w:r>
            <w:r w:rsidDel="00000000" w:rsidR="00000000" w:rsidRPr="00000000">
              <w:rPr>
                <w:i w:val="1"/>
                <w:iCs w:val="1"/>
                <w:rtl w:val="0"/>
              </w:rPr>
              <w:t xml:space="preserve">While the wind-speakers had momentarily saved the other life on Praxis, they knew they had not resolved the root issues in the environment. But, there was still hope. There was still one thing in the environment we Hegonian had not yet tried modifying. Ourselves.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i w:val="1"/>
                <w:iCs w:val="1"/>
              </w:rPr>
            </w:pPr>
            <w:r w:rsidDel="00000000" w:rsidR="00000000" w:rsidRPr="00000000">
              <w:rPr>
                <w:i w:val="1"/>
                <w:iCs w:val="1"/>
                <w:rtl w:val="0"/>
              </w:rPr>
              <w:t xml:space="preserve">Understood.</w:t>
            </w:r>
          </w:p>
          <w:p w:rsidR="00000000" w:rsidDel="00000000" w:rsidP="00000000" w:rsidRDefault="00000000" w:rsidRPr="00000000" w14:paraId="0000066B">
            <w:pPr>
              <w:widowControl w:val="0"/>
              <w:spacing w:line="240" w:lineRule="auto"/>
              <w:rPr/>
            </w:pPr>
            <w:r w:rsidDel="00000000" w:rsidR="00000000" w:rsidRPr="00000000">
              <w:rPr>
                <w:rtl w:val="0"/>
              </w:rPr>
            </w:r>
          </w:p>
          <w:p w:rsidR="00000000" w:rsidDel="00000000" w:rsidP="00000000" w:rsidRDefault="00000000" w:rsidRPr="00000000" w14:paraId="0000066C">
            <w:pPr>
              <w:widowControl w:val="0"/>
              <w:spacing w:line="240" w:lineRule="auto"/>
              <w:rPr/>
            </w:pPr>
            <w:r w:rsidDel="00000000" w:rsidR="00000000" w:rsidRPr="00000000">
              <w:rPr>
                <w:rtl w:val="0"/>
              </w:rPr>
              <w:t xml:space="preserve">&lt;CLOSES CONVERSATION&gt;</w:t>
            </w:r>
            <w:r w:rsidDel="00000000" w:rsidR="00000000" w:rsidRPr="00000000">
              <w:rPr>
                <w:rtl w:val="0"/>
              </w:rPr>
            </w:r>
          </w:p>
        </w:tc>
      </w:tr>
    </w:tbl>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Player hoverboards or jumps over to tree </w:t>
      </w:r>
      <w:r w:rsidDel="00000000" w:rsidR="00000000" w:rsidRPr="00000000">
        <w:rPr>
          <w:rtl w:val="0"/>
        </w:rPr>
        <w:t xml:space="preserve">in central reservoir. Tera is holding a fifth superfruit.</w:t>
      </w:r>
    </w:p>
    <w:p w:rsidR="00000000" w:rsidDel="00000000" w:rsidP="00000000" w:rsidRDefault="00000000" w:rsidRPr="00000000" w14:paraId="0000066F">
      <w:pPr>
        <w:rPr>
          <w:b w:val="1"/>
          <w:bCs w:val="1"/>
        </w:rPr>
      </w:pPr>
      <w:r w:rsidDel="00000000" w:rsidR="00000000" w:rsidRPr="00000000">
        <w:rPr>
          <w:b w:val="1"/>
          <w:bCs w:val="1"/>
          <w:rtl w:val="0"/>
        </w:rPr>
        <w:t xml:space="preserve">{Animation: Tera holds a superfruit)</w:t>
      </w:r>
    </w:p>
    <w:p w:rsidR="00000000" w:rsidDel="00000000" w:rsidP="00000000" w:rsidRDefault="00000000" w:rsidRPr="00000000" w14:paraId="00000670">
      <w:pPr>
        <w:rPr>
          <w:b w:val="1"/>
          <w:bCs w:val="1"/>
        </w:rPr>
      </w:pPr>
      <w:r w:rsidDel="00000000" w:rsidR="00000000" w:rsidRPr="00000000">
        <w:rPr>
          <w:rtl w:val="0"/>
        </w:rPr>
      </w:r>
    </w:p>
    <w:p w:rsidR="00000000" w:rsidDel="00000000" w:rsidP="00000000" w:rsidRDefault="00000000" w:rsidRPr="00000000" w14:paraId="00000671">
      <w:pPr>
        <w:pStyle w:val="Heading5"/>
        <w:rPr>
          <w:b w:val="1"/>
          <w:bCs w:val="1"/>
        </w:rPr>
      </w:pPr>
      <w:bookmarkStart w:colFirst="0" w:colLast="0" w:name="_6a2rh7urr2rh" w:id="411"/>
      <w:bookmarkEnd w:id="411"/>
      <w:r w:rsidDel="00000000" w:rsidR="00000000" w:rsidRPr="00000000">
        <w:rPr>
          <w:rtl w:val="0"/>
        </w:rPr>
        <w:t xml:space="preserve">TERA </w:t>
      </w:r>
      <w:r w:rsidDel="00000000" w:rsidR="00000000" w:rsidRPr="00000000">
        <w:rPr>
          <w:b w:val="1"/>
          <w:bCs w:val="1"/>
          <w:rtl w:val="0"/>
        </w:rPr>
        <w:t xml:space="preserve">[curricular,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672">
      <w:pPr>
        <w:pStyle w:val="Heading6"/>
        <w:rPr/>
      </w:pPr>
      <w:bookmarkStart w:colFirst="0" w:colLast="0" w:name="_bngjn8hqf544" w:id="412"/>
      <w:bookmarkEnd w:id="412"/>
      <w:r w:rsidDel="00000000" w:rsidR="00000000" w:rsidRPr="00000000">
        <w:rPr>
          <w:rtl w:val="0"/>
        </w:rPr>
        <w:t xml:space="preserve">Look at how huge these fruit are! I think this nutrient also speeds up the growth of fruit.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5"/>
        <w:rPr>
          <w:b w:val="1"/>
          <w:bCs w:val="1"/>
        </w:rPr>
      </w:pPr>
      <w:bookmarkStart w:colFirst="0" w:colLast="0" w:name="_vzol1vdbi75d" w:id="413"/>
      <w:bookmarkEnd w:id="41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675">
      <w:pPr>
        <w:pStyle w:val="Heading6"/>
        <w:rPr/>
      </w:pPr>
      <w:bookmarkStart w:colFirst="0" w:colLast="0" w:name="_jxpfykmuc05k" w:id="414"/>
      <w:bookmarkEnd w:id="414"/>
      <w:r w:rsidDel="00000000" w:rsidR="00000000" w:rsidRPr="00000000">
        <w:rPr>
          <w:rtl w:val="0"/>
        </w:rPr>
        <w:t xml:space="preserve">Analyzing </w:t>
      </w:r>
      <w:r w:rsidDel="00000000" w:rsidR="00000000" w:rsidRPr="00000000">
        <w:rPr>
          <w:rtl w:val="0"/>
        </w:rPr>
        <w:t xml:space="preserve">for toxicity…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5"/>
        <w:rPr>
          <w:b w:val="1"/>
          <w:bCs w:val="1"/>
        </w:rPr>
      </w:pPr>
      <w:bookmarkStart w:colFirst="0" w:colLast="0" w:name="_usrtqx3mmoax" w:id="415"/>
      <w:bookmarkEnd w:id="415"/>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78">
      <w:pPr>
        <w:pStyle w:val="Heading6"/>
        <w:rPr/>
      </w:pPr>
      <w:bookmarkStart w:colFirst="0" w:colLast="0" w:name="_ooo0xfqbgne6" w:id="416"/>
      <w:bookmarkEnd w:id="416"/>
      <w:r w:rsidDel="00000000" w:rsidR="00000000" w:rsidRPr="00000000">
        <w:rPr>
          <w:i w:val="0"/>
          <w:iCs w:val="0"/>
          <w:rtl w:val="0"/>
        </w:rPr>
        <w:t xml:space="preserve">(interrupting) </w:t>
      </w:r>
      <w:r w:rsidDel="00000000" w:rsidR="00000000" w:rsidRPr="00000000">
        <w:rPr>
          <w:rtl w:val="0"/>
        </w:rPr>
        <w:t xml:space="preserve">Survival Tip #4: In the wild, you have to take what food you can to survive.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b w:val="1"/>
          <w:bCs w:val="1"/>
          <w:rtl w:val="0"/>
        </w:rPr>
        <w:t xml:space="preserve">{Animation: Tera takes an ENORMOUS bite of a fruit and begins to chew.}</w:t>
      </w:r>
    </w:p>
    <w:p w:rsidR="00000000" w:rsidDel="00000000" w:rsidP="00000000" w:rsidRDefault="00000000" w:rsidRPr="00000000" w14:paraId="0000067B">
      <w:pPr>
        <w:rPr>
          <w:b w:val="1"/>
          <w:bCs w:val="1"/>
        </w:rPr>
      </w:pPr>
      <w:r w:rsidDel="00000000" w:rsidR="00000000" w:rsidRPr="00000000">
        <w:rPr>
          <w:b w:val="1"/>
          <w:bCs w:val="1"/>
          <w:rtl w:val="0"/>
        </w:rPr>
        <w:t xml:space="preserve">{Audio: Loud, hesitant crunching SFX plays}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5"/>
        <w:rPr>
          <w:b w:val="1"/>
          <w:bCs w:val="1"/>
        </w:rPr>
      </w:pPr>
      <w:bookmarkStart w:colFirst="0" w:colLast="0" w:name="_i8c0d7nzfa1u" w:id="417"/>
      <w:bookmarkEnd w:id="417"/>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67E">
      <w:pPr>
        <w:pStyle w:val="Heading6"/>
        <w:rPr/>
      </w:pPr>
      <w:bookmarkStart w:colFirst="0" w:colLast="0" w:name="_66afcic7jkr" w:id="418"/>
      <w:bookmarkEnd w:id="418"/>
      <w:r w:rsidDel="00000000" w:rsidR="00000000" w:rsidRPr="00000000">
        <w:rPr>
          <w:rtl w:val="0"/>
        </w:rPr>
        <w:t xml:space="preserve">Tera, I believe that fruit has a hard rind.</w:t>
      </w:r>
      <w:r w:rsidDel="00000000" w:rsidR="00000000" w:rsidRPr="00000000">
        <w:rPr>
          <w:rtl w:val="0"/>
        </w:rPr>
      </w:r>
    </w:p>
    <w:p w:rsidR="00000000" w:rsidDel="00000000" w:rsidP="00000000" w:rsidRDefault="00000000" w:rsidRPr="00000000" w14:paraId="0000067F">
      <w:pPr>
        <w:pStyle w:val="Heading5"/>
        <w:rPr/>
      </w:pPr>
      <w:bookmarkStart w:colFirst="0" w:colLast="0" w:name="_2dk48mrcihf" w:id="419"/>
      <w:bookmarkEnd w:id="419"/>
      <w:r w:rsidDel="00000000" w:rsidR="00000000" w:rsidRPr="00000000">
        <w:rPr>
          <w:rtl w:val="0"/>
        </w:rPr>
      </w:r>
    </w:p>
    <w:p w:rsidR="00000000" w:rsidDel="00000000" w:rsidP="00000000" w:rsidRDefault="00000000" w:rsidRPr="00000000" w14:paraId="00000680">
      <w:pPr>
        <w:pStyle w:val="Heading5"/>
        <w:rPr>
          <w:b w:val="1"/>
          <w:bCs w:val="1"/>
        </w:rPr>
      </w:pPr>
      <w:bookmarkStart w:colFirst="0" w:colLast="0" w:name="_mz3yzrg6p1fg" w:id="420"/>
      <w:bookmarkEnd w:id="420"/>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81">
      <w:pPr>
        <w:pStyle w:val="Heading6"/>
        <w:rPr/>
      </w:pPr>
      <w:bookmarkStart w:colFirst="0" w:colLast="0" w:name="_plxiqi6oztt7" w:id="421"/>
      <w:bookmarkEnd w:id="421"/>
      <w:r w:rsidDel="00000000" w:rsidR="00000000" w:rsidRPr="00000000">
        <w:rPr>
          <w:i w:val="0"/>
          <w:iCs w:val="0"/>
          <w:rtl w:val="0"/>
        </w:rPr>
        <w:t xml:space="preserve">(dryly, barely able to talk, trying to sell it) </w:t>
      </w:r>
      <w:r w:rsidDel="00000000" w:rsidR="00000000" w:rsidRPr="00000000">
        <w:rPr>
          <w:rtl w:val="0"/>
        </w:rPr>
        <w:t xml:space="preserve">Yep. I just figured that out. </w:t>
      </w:r>
      <w:r w:rsidDel="00000000" w:rsidR="00000000" w:rsidRPr="00000000">
        <w:rPr>
          <w:rtl w:val="0"/>
        </w:rPr>
        <w:t xml:space="preserve">But it IS edible</w:t>
      </w:r>
      <w:r w:rsidDel="00000000" w:rsidR="00000000" w:rsidRPr="00000000">
        <w:rPr>
          <w:rtl w:val="0"/>
        </w:rPr>
        <w:t xml:space="preserve">. Let’s take a few and see if we can replant them!</w:t>
      </w:r>
    </w:p>
    <w:bookmarkStart w:colFirst="0" w:colLast="0" w:name="v6bhfcb1fqiq" w:id="422"/>
    <w:bookmarkEnd w:id="422"/>
    <w:p w:rsidR="00000000" w:rsidDel="00000000" w:rsidP="00000000" w:rsidRDefault="00000000" w:rsidRPr="00000000" w14:paraId="00000682">
      <w:pPr>
        <w:jc w:val="left"/>
        <w:rPr>
          <w:shd w:fill="ea9999" w:val="clear"/>
        </w:rPr>
      </w:pPr>
      <w:r w:rsidDel="00000000" w:rsidR="00000000" w:rsidRPr="00000000">
        <w:rPr>
          <w:b w:val="1"/>
          <w:bCs w:val="1"/>
          <w:shd w:fill="ea9999" w:val="clear"/>
          <w:rtl w:val="0"/>
        </w:rPr>
        <w:t xml:space="preserve">[Cinematic]</w:t>
      </w:r>
      <w:r w:rsidDel="00000000" w:rsidR="00000000" w:rsidRPr="00000000">
        <w:rPr>
          <w:rtl w:val="0"/>
        </w:rPr>
      </w:r>
    </w:p>
    <w:p w:rsidR="00000000" w:rsidDel="00000000" w:rsidP="00000000" w:rsidRDefault="00000000" w:rsidRPr="00000000" w14:paraId="00000683">
      <w:pPr>
        <w:ind w:left="720" w:firstLine="0"/>
        <w:rPr/>
      </w:pPr>
      <w:r w:rsidDel="00000000" w:rsidR="00000000" w:rsidRPr="00000000">
        <w:rPr>
          <w:rtl w:val="0"/>
        </w:rPr>
      </w:r>
    </w:p>
    <w:p w:rsidR="00000000" w:rsidDel="00000000" w:rsidP="00000000" w:rsidRDefault="00000000" w:rsidRPr="00000000" w14:paraId="00000684">
      <w:pPr>
        <w:ind w:left="720" w:firstLine="0"/>
        <w:rPr/>
      </w:pPr>
      <w:r w:rsidDel="00000000" w:rsidR="00000000" w:rsidRPr="00000000">
        <w:rPr>
          <w:rtl w:val="0"/>
        </w:rPr>
        <w:t xml:space="preserve">The player’s drone flies and picks up the fruit from the tree. As they do, one portion of the giant alien symbol set into the wall begins to glow. </w:t>
      </w:r>
    </w:p>
    <w:p w:rsidR="00000000" w:rsidDel="00000000" w:rsidP="00000000" w:rsidRDefault="00000000" w:rsidRPr="00000000" w14:paraId="00000685">
      <w:pPr>
        <w:ind w:left="0" w:firstLine="0"/>
        <w:rPr/>
      </w:pPr>
      <w:r w:rsidDel="00000000" w:rsidR="00000000" w:rsidRPr="00000000">
        <w:rPr>
          <w:rtl w:val="0"/>
        </w:rPr>
      </w:r>
    </w:p>
    <w:p w:rsidR="00000000" w:rsidDel="00000000" w:rsidP="00000000" w:rsidRDefault="00000000" w:rsidRPr="00000000" w14:paraId="00000686">
      <w:pPr>
        <w:pStyle w:val="Heading5"/>
        <w:rPr>
          <w:b w:val="1"/>
          <w:bCs w:val="1"/>
        </w:rPr>
      </w:pPr>
      <w:bookmarkStart w:colFirst="0" w:colLast="0" w:name="_gg80rptclpyz" w:id="423"/>
      <w:bookmarkEnd w:id="42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87">
      <w:pPr>
        <w:pStyle w:val="Heading6"/>
        <w:rPr/>
      </w:pPr>
      <w:bookmarkStart w:colFirst="0" w:colLast="0" w:name="_5mtn8sftcbtu" w:id="424"/>
      <w:bookmarkEnd w:id="424"/>
      <w:r w:rsidDel="00000000" w:rsidR="00000000" w:rsidRPr="00000000">
        <w:rPr>
          <w:i w:val="0"/>
          <w:iCs w:val="0"/>
          <w:rtl w:val="0"/>
        </w:rPr>
        <w:t xml:space="preserve">(worried) </w:t>
      </w:r>
      <w:r w:rsidDel="00000000" w:rsidR="00000000" w:rsidRPr="00000000">
        <w:rPr>
          <w:rtl w:val="0"/>
        </w:rPr>
        <w:t xml:space="preserve">Uh, guys…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ind w:left="720" w:firstLine="0"/>
        <w:rPr/>
      </w:pPr>
      <w:r w:rsidDel="00000000" w:rsidR="00000000" w:rsidRPr="00000000">
        <w:rPr>
          <w:rtl w:val="0"/>
        </w:rPr>
        <w:t xml:space="preserve">The super-tree begins growing again, its branches reaching the ceiling. The building begins to shake, and the sound of branches snapping becomes audible.</w:t>
      </w:r>
    </w:p>
    <w:p w:rsidR="00000000" w:rsidDel="00000000" w:rsidP="00000000" w:rsidRDefault="00000000" w:rsidRPr="00000000" w14:paraId="0000068A">
      <w:pPr>
        <w:ind w:left="0" w:firstLine="0"/>
        <w:rPr/>
      </w:pPr>
      <w:r w:rsidDel="00000000" w:rsidR="00000000" w:rsidRPr="00000000">
        <w:rPr>
          <w:rtl w:val="0"/>
        </w:rPr>
      </w:r>
    </w:p>
    <w:p w:rsidR="00000000" w:rsidDel="00000000" w:rsidP="00000000" w:rsidRDefault="00000000" w:rsidRPr="00000000" w14:paraId="0000068B">
      <w:pPr>
        <w:ind w:left="720" w:firstLine="0"/>
        <w:rPr/>
      </w:pPr>
      <w:r w:rsidDel="00000000" w:rsidR="00000000" w:rsidRPr="00000000">
        <w:rPr>
          <w:rtl w:val="0"/>
        </w:rPr>
        <w:t xml:space="preserve">Dust and rubble begin to fall from the ceiling.</w:t>
      </w:r>
    </w:p>
    <w:p w:rsidR="00000000" w:rsidDel="00000000" w:rsidP="00000000" w:rsidRDefault="00000000" w:rsidRPr="00000000" w14:paraId="0000068C">
      <w:pPr>
        <w:ind w:left="0" w:firstLine="0"/>
        <w:rPr/>
      </w:pPr>
      <w:r w:rsidDel="00000000" w:rsidR="00000000" w:rsidRPr="00000000">
        <w:rPr>
          <w:rtl w:val="0"/>
        </w:rPr>
      </w:r>
    </w:p>
    <w:p w:rsidR="00000000" w:rsidDel="00000000" w:rsidP="00000000" w:rsidRDefault="00000000" w:rsidRPr="00000000" w14:paraId="0000068D">
      <w:pPr>
        <w:pStyle w:val="Heading5"/>
        <w:rPr>
          <w:b w:val="1"/>
          <w:bCs w:val="1"/>
        </w:rPr>
      </w:pPr>
      <w:bookmarkStart w:colFirst="0" w:colLast="0" w:name="_45zxo679y9te" w:id="425"/>
      <w:bookmarkEnd w:id="42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68E">
      <w:pPr>
        <w:pStyle w:val="Heading6"/>
        <w:rPr/>
      </w:pPr>
      <w:bookmarkStart w:colFirst="0" w:colLast="0" w:name="_lox1hxivwxoj" w:id="426"/>
      <w:bookmarkEnd w:id="426"/>
      <w:r w:rsidDel="00000000" w:rsidR="00000000" w:rsidRPr="00000000">
        <w:rPr>
          <w:rtl w:val="0"/>
        </w:rPr>
        <w:t xml:space="preserve">I am detecting dangerous instability in the structure’s ceiling! I recommend immediate evacuation!</w:t>
      </w:r>
    </w:p>
    <w:p w:rsidR="00000000" w:rsidDel="00000000" w:rsidP="00000000" w:rsidRDefault="00000000" w:rsidRPr="00000000" w14:paraId="0000068F">
      <w:pPr>
        <w:jc w:val="left"/>
        <w:rPr>
          <w:b w:val="1"/>
          <w:bCs w:val="1"/>
        </w:rPr>
      </w:pPr>
      <w:r w:rsidDel="00000000" w:rsidR="00000000" w:rsidRPr="00000000">
        <w:rPr>
          <w:rtl w:val="0"/>
        </w:rPr>
      </w:r>
    </w:p>
    <w:p w:rsidR="00000000" w:rsidDel="00000000" w:rsidP="00000000" w:rsidRDefault="00000000" w:rsidRPr="00000000" w14:paraId="00000690">
      <w:pPr>
        <w:pStyle w:val="Heading5"/>
        <w:rPr>
          <w:b w:val="1"/>
          <w:bCs w:val="1"/>
        </w:rPr>
      </w:pPr>
      <w:bookmarkStart w:colFirst="0" w:colLast="0" w:name="_7yswjllliqjq" w:id="427"/>
      <w:bookmarkEnd w:id="427"/>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91">
      <w:pPr>
        <w:pStyle w:val="Heading6"/>
        <w:rPr/>
      </w:pPr>
      <w:bookmarkStart w:colFirst="0" w:colLast="0" w:name="_nmtvo8u5dskd" w:id="428"/>
      <w:bookmarkEnd w:id="428"/>
      <w:r w:rsidDel="00000000" w:rsidR="00000000" w:rsidRPr="00000000">
        <w:rPr>
          <w:rtl w:val="0"/>
        </w:rPr>
        <w:t xml:space="preserve">Survival Tip #5: If the ceiling’s collapsing, RUN!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ind w:left="720" w:firstLine="0"/>
        <w:rPr>
          <w:ins w:author="Logan Priess" w:id="8" w:date="2026-07-21T00:01:47Z"/>
        </w:rPr>
      </w:pPr>
      <w:r w:rsidDel="00000000" w:rsidR="00000000" w:rsidRPr="00000000">
        <w:rPr>
          <w:rtl w:val="0"/>
        </w:rPr>
        <w:t xml:space="preserve">Chunks of the ceiling begin falling as the tree pushes through, and the party run back up and out the exit door.</w:t>
      </w:r>
      <w:ins w:author="Logan Priess" w:id="8" w:date="2026-07-21T00:01:47Z">
        <w:r w:rsidDel="00000000" w:rsidR="00000000" w:rsidRPr="00000000">
          <w:rPr>
            <w:rtl w:val="0"/>
          </w:rPr>
        </w:r>
      </w:ins>
    </w:p>
    <w:p w:rsidR="00000000" w:rsidDel="00000000" w:rsidP="00000000" w:rsidRDefault="00000000" w:rsidRPr="00000000" w14:paraId="00000694">
      <w:pPr>
        <w:ind w:left="720" w:firstLine="0"/>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95">
      <w:pPr>
        <w:rPr>
          <w:ins w:author="Logan Priess" w:id="8" w:date="2026-07-21T00:01:47Z"/>
          <w:b w:val="1"/>
          <w:bCs w:val="1"/>
          <w:rPrChange w:author="Logan Priess" w:id="9" w:date="2026-07-21T00:01:47Z">
            <w:rPr/>
          </w:rPrChange>
        </w:rPr>
      </w:pPr>
      <w:ins w:author="Logan Priess" w:id="8" w:date="2026-07-21T00:01:47Z">
        <w:r w:rsidDel="00000000" w:rsidR="00000000" w:rsidRPr="00000000">
          <w:rPr>
            <w:b w:val="1"/>
            <w:bCs w:val="1"/>
            <w:rtl w:val="0"/>
            <w:rPrChange w:author="Logan Priess" w:id="9" w:date="2026-07-21T00:01:47Z">
              <w:rPr/>
            </w:rPrChange>
          </w:rPr>
          <w:t xml:space="preserve">INT. ALIEN RUINS ENTRYWAY</w:t>
        </w:r>
      </w:ins>
    </w:p>
    <w:p w:rsidR="00000000" w:rsidDel="00000000" w:rsidP="00000000" w:rsidRDefault="00000000" w:rsidRPr="00000000" w14:paraId="00000696">
      <w:pPr>
        <w:rPr>
          <w:ins w:author="Logan Priess" w:id="8" w:date="2026-07-21T00:01:47Z"/>
          <w:rPrChange w:author="Logan Priess" w:id="9" w:date="2026-07-21T00:01:47Z">
            <w:rPr/>
          </w:rPrChange>
        </w:rPr>
      </w:pPr>
      <w:ins w:author="Logan Priess" w:id="8" w:date="2026-07-21T00:01:47Z">
        <w:r w:rsidDel="00000000" w:rsidR="00000000" w:rsidRPr="00000000">
          <w:rPr>
            <w:rtl w:val="0"/>
            <w:rPrChange w:author="Logan Priess" w:id="9" w:date="2026-07-21T00:01:47Z">
              <w:rPr/>
            </w:rPrChange>
          </w:rPr>
          <w:t xml:space="preserve">The group enters the entryway at a run, but suddenly DANI shouts.</w:t>
        </w:r>
      </w:ins>
    </w:p>
    <w:p w:rsidR="00000000" w:rsidDel="00000000" w:rsidP="00000000" w:rsidRDefault="00000000" w:rsidRPr="00000000" w14:paraId="00000697">
      <w:pPr>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98">
      <w:pPr>
        <w:pStyle w:val="Heading5"/>
        <w:rPr>
          <w:ins w:author="Logan Priess" w:id="8" w:date="2026-07-21T00:01:47Z"/>
          <w:b w:val="1"/>
          <w:bCs w:val="1"/>
          <w:rPrChange w:author="Logan Priess" w:id="9" w:date="2026-07-21T00:01:47Z">
            <w:rPr/>
          </w:rPrChange>
        </w:rPr>
      </w:pPr>
      <w:ins w:author="Logan Priess" w:id="8" w:date="2026-07-21T00:01:47Z">
        <w:bookmarkStart w:colFirst="0" w:colLast="0" w:name="_gjjc037q8cia" w:id="429"/>
        <w:bookmarkEnd w:id="429"/>
        <w:r w:rsidDel="00000000" w:rsidR="00000000" w:rsidRPr="00000000">
          <w:rPr>
            <w:rtl w:val="0"/>
            <w:rPrChange w:author="Logan Priess" w:id="9" w:date="2026-07-21T00:01:47Z">
              <w:rPr/>
            </w:rPrChange>
          </w:rPr>
          <w:t xml:space="preserve">DANI </w:t>
        </w:r>
        <w:r w:rsidDel="00000000" w:rsidR="00000000" w:rsidRPr="00000000">
          <w:rPr>
            <w:b w:val="1"/>
            <w:bCs w:val="1"/>
            <w:rtl w:val="0"/>
            <w:rPrChange w:author="Logan Priess" w:id="9" w:date="2026-07-21T00:01:47Z">
              <w:rPr/>
            </w:rPrChange>
          </w:rPr>
          <w:t xml:space="preserve">[conversation]</w:t>
        </w:r>
      </w:ins>
    </w:p>
    <w:p w:rsidR="00000000" w:rsidDel="00000000" w:rsidP="00000000" w:rsidRDefault="00000000" w:rsidRPr="00000000" w14:paraId="00000699">
      <w:pPr>
        <w:pStyle w:val="Heading6"/>
        <w:rPr>
          <w:ins w:author="Logan Priess" w:id="8" w:date="2026-07-21T00:01:47Z"/>
          <w:rPrChange w:author="Logan Priess" w:id="9" w:date="2026-07-21T00:01:47Z">
            <w:rPr/>
          </w:rPrChange>
        </w:rPr>
      </w:pPr>
      <w:ins w:author="Logan Priess" w:id="8" w:date="2026-07-21T00:01:47Z">
        <w:bookmarkStart w:colFirst="0" w:colLast="0" w:name="_927ersw436r" w:id="430"/>
        <w:bookmarkEnd w:id="430"/>
        <w:r w:rsidDel="00000000" w:rsidR="00000000" w:rsidRPr="00000000">
          <w:rPr>
            <w:rtl w:val="0"/>
            <w:rPrChange w:author="Logan Priess" w:id="9" w:date="2026-07-21T00:01:47Z">
              <w:rPr/>
            </w:rPrChange>
          </w:rPr>
          <w:t xml:space="preserve">WAIT!</w:t>
        </w:r>
      </w:ins>
    </w:p>
    <w:p w:rsidR="00000000" w:rsidDel="00000000" w:rsidP="00000000" w:rsidRDefault="00000000" w:rsidRPr="00000000" w14:paraId="0000069A">
      <w:pPr>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9B">
      <w:pPr>
        <w:rPr>
          <w:ins w:author="Logan Priess" w:id="8" w:date="2026-07-21T00:01:47Z"/>
          <w:rPrChange w:author="Logan Priess" w:id="9" w:date="2026-07-21T00:01:47Z">
            <w:rPr/>
          </w:rPrChange>
        </w:rPr>
      </w:pPr>
      <w:ins w:author="Logan Priess" w:id="8" w:date="2026-07-21T00:01:47Z">
        <w:r w:rsidDel="00000000" w:rsidR="00000000" w:rsidRPr="00000000">
          <w:rPr>
            <w:rtl w:val="0"/>
            <w:rPrChange w:author="Logan Priess" w:id="9" w:date="2026-07-21T00:01:47Z">
              <w:rPr/>
            </w:rPrChange>
          </w:rPr>
          <w:t xml:space="preserve">The group skids to a halt in front of a new Hegonian mural that has appeared.</w:t>
        </w:r>
      </w:ins>
    </w:p>
    <w:p w:rsidR="00000000" w:rsidDel="00000000" w:rsidP="00000000" w:rsidRDefault="00000000" w:rsidRPr="00000000" w14:paraId="0000069C">
      <w:pPr>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9D">
      <w:pPr>
        <w:rPr>
          <w:ins w:author="Logan Priess" w:id="8" w:date="2026-07-21T00:01:47Z"/>
          <w:b w:val="1"/>
          <w:bCs w:val="1"/>
          <w:rPrChange w:author="Logan Priess" w:id="9" w:date="2026-07-21T00:01:47Z">
            <w:rPr/>
          </w:rPrChange>
        </w:rPr>
      </w:pPr>
      <w:ins w:author="Logan Priess" w:id="8" w:date="2026-07-21T00:01:47Z">
        <w:r w:rsidDel="00000000" w:rsidR="00000000" w:rsidRPr="00000000">
          <w:rPr>
            <w:b w:val="1"/>
            <w:bCs w:val="1"/>
            <w:rtl w:val="0"/>
            <w:rPrChange w:author="Logan Priess" w:id="9" w:date="2026-07-21T00:01:47Z">
              <w:rPr/>
            </w:rPrChange>
          </w:rPr>
          <w:t xml:space="preserve">[End Cinematic]</w:t>
        </w:r>
      </w:ins>
    </w:p>
    <w:p w:rsidR="00000000" w:rsidDel="00000000" w:rsidP="00000000" w:rsidRDefault="00000000" w:rsidRPr="00000000" w14:paraId="0000069E">
      <w:pPr>
        <w:ind w:left="720" w:firstLine="0"/>
        <w:rPr>
          <w:ins w:author="Logan Priess" w:id="8" w:date="2026-07-21T00:01:47Z"/>
          <w:b w:val="1"/>
          <w:bCs w:val="1"/>
          <w:rPrChange w:author="Logan Priess" w:id="9" w:date="2026-07-21T00:01:47Z">
            <w:rPr/>
          </w:rPrChange>
        </w:rPr>
      </w:pPr>
      <w:ins w:author="Logan Priess" w:id="8" w:date="2026-07-21T00:01:47Z">
        <w:r w:rsidDel="00000000" w:rsidR="00000000" w:rsidRPr="00000000">
          <w:rPr>
            <w:rtl w:val="0"/>
          </w:rPr>
        </w:r>
      </w:ins>
    </w:p>
    <w:p w:rsidR="00000000" w:rsidDel="00000000" w:rsidP="00000000" w:rsidRDefault="00000000" w:rsidRPr="00000000" w14:paraId="0000069F">
      <w:pPr>
        <w:pStyle w:val="Heading5"/>
        <w:rPr>
          <w:ins w:author="Logan Priess" w:id="8" w:date="2026-07-21T00:01:47Z"/>
          <w:b w:val="1"/>
          <w:bCs w:val="1"/>
          <w:rPrChange w:author="Logan Priess" w:id="9" w:date="2026-07-21T00:01:47Z">
            <w:rPr/>
          </w:rPrChange>
        </w:rPr>
      </w:pPr>
      <w:ins w:author="Logan Priess" w:id="8" w:date="2026-07-21T00:01:47Z">
        <w:bookmarkStart w:colFirst="0" w:colLast="0" w:name="_begvoip008cv" w:id="431"/>
        <w:bookmarkEnd w:id="431"/>
        <w:r w:rsidDel="00000000" w:rsidR="00000000" w:rsidRPr="00000000">
          <w:rPr>
            <w:rtl w:val="0"/>
            <w:rPrChange w:author="Logan Priess" w:id="9" w:date="2026-07-21T00:01:47Z">
              <w:rPr/>
            </w:rPrChange>
          </w:rPr>
          <w:t xml:space="preserve">TERA </w:t>
        </w:r>
        <w:r w:rsidDel="00000000" w:rsidR="00000000" w:rsidRPr="00000000">
          <w:rPr>
            <w:b w:val="1"/>
            <w:bCs w:val="1"/>
            <w:rtl w:val="0"/>
            <w:rPrChange w:author="Logan Priess" w:id="9" w:date="2026-07-21T00:01:47Z">
              <w:rPr/>
            </w:rPrChange>
          </w:rPr>
          <w:t xml:space="preserve">[conversation]</w:t>
        </w:r>
      </w:ins>
    </w:p>
    <w:p w:rsidR="00000000" w:rsidDel="00000000" w:rsidP="00000000" w:rsidRDefault="00000000" w:rsidRPr="00000000" w14:paraId="000006A0">
      <w:pPr>
        <w:pStyle w:val="Heading6"/>
        <w:rPr>
          <w:ins w:author="Logan Priess" w:id="8" w:date="2026-07-21T00:01:47Z"/>
          <w:b w:val="1"/>
          <w:bCs w:val="1"/>
          <w:rPrChange w:author="Logan Priess" w:id="9" w:date="2026-07-21T00:01:47Z">
            <w:rPr/>
          </w:rPrChange>
        </w:rPr>
      </w:pPr>
      <w:ins w:author="Logan Priess" w:id="8" w:date="2026-07-21T00:01:47Z">
        <w:bookmarkStart w:colFirst="0" w:colLast="0" w:name="_iv4ti8uv2iv7" w:id="432"/>
        <w:bookmarkEnd w:id="432"/>
        <w:r w:rsidDel="00000000" w:rsidR="00000000" w:rsidRPr="00000000">
          <w:rPr>
            <w:rtl w:val="0"/>
            <w:rPrChange w:author="Logan Priess" w:id="9" w:date="2026-07-21T00:01:47Z">
              <w:rPr/>
            </w:rPrChange>
          </w:rPr>
          <w:t xml:space="preserve">What is it, DANI!?</w:t>
        </w:r>
        <w:r w:rsidDel="00000000" w:rsidR="00000000" w:rsidRPr="00000000">
          <w:rPr>
            <w:rtl w:val="0"/>
          </w:rPr>
        </w:r>
      </w:ins>
    </w:p>
    <w:p w:rsidR="00000000" w:rsidDel="00000000" w:rsidP="00000000" w:rsidRDefault="00000000" w:rsidRPr="00000000" w14:paraId="000006A1">
      <w:pPr>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A2">
      <w:pPr>
        <w:widowControl w:val="0"/>
        <w:spacing w:line="240" w:lineRule="auto"/>
        <w:rPr>
          <w:ins w:author="Logan Priess" w:id="8" w:date="2026-07-21T00:01:47Z"/>
          <w:rPrChange w:author="Logan Priess" w:id="9" w:date="2026-07-21T00:01:47Z">
            <w:rPr/>
          </w:rPrChange>
        </w:rPr>
      </w:pPr>
      <w:ins w:author="Logan Priess" w:id="8" w:date="2026-07-21T00:01:47Z">
        <w:r w:rsidDel="00000000" w:rsidR="00000000" w:rsidRPr="00000000">
          <w:rPr>
            <w:rtl w:val="0"/>
          </w:rPr>
          <w:t xml:space="preserve">This is MURAL #5. </w:t>
        </w:r>
        <w:r w:rsidDel="00000000" w:rsidR="00000000" w:rsidRPr="00000000">
          <w:rPr>
            <w:rtl w:val="0"/>
          </w:rPr>
        </w:r>
      </w:ins>
    </w:p>
    <w:p w:rsidR="00000000" w:rsidDel="00000000" w:rsidP="00000000" w:rsidRDefault="00000000" w:rsidRPr="00000000" w14:paraId="000006A3">
      <w:pPr>
        <w:rPr>
          <w:ins w:author="Logan Priess" w:id="8" w:date="2026-07-21T00:01:47Z"/>
          <w:b w:val="1"/>
          <w:bCs w:val="1"/>
          <w:rPrChange w:author="Logan Priess" w:id="9" w:date="2026-07-21T00:01:47Z">
            <w:rPr/>
          </w:rPrChange>
        </w:rPr>
      </w:pPr>
      <w:ins w:author="Logan Priess" w:id="8" w:date="2026-07-21T00:01:47Z">
        <w:r w:rsidDel="00000000" w:rsidR="00000000" w:rsidRPr="00000000">
          <w:rPr>
            <w:rtl w:val="0"/>
          </w:rPr>
        </w:r>
      </w:ins>
    </w:p>
    <w:p w:rsidR="00000000" w:rsidDel="00000000" w:rsidP="00000000" w:rsidRDefault="00000000" w:rsidRPr="00000000" w14:paraId="000006A4">
      <w:pPr>
        <w:pStyle w:val="Heading5"/>
        <w:rPr>
          <w:ins w:author="Logan Priess" w:id="8" w:date="2026-07-21T00:01:47Z"/>
          <w:rPrChange w:author="Logan Priess" w:id="9" w:date="2026-07-21T00:01:47Z">
            <w:rPr/>
          </w:rPrChange>
        </w:rPr>
      </w:pPr>
      <w:ins w:author="Logan Priess" w:id="8" w:date="2026-07-21T00:01:47Z">
        <w:bookmarkStart w:colFirst="0" w:colLast="0" w:name="_ndd7lof8duq" w:id="433"/>
        <w:bookmarkEnd w:id="433"/>
        <w:r w:rsidDel="00000000" w:rsidR="00000000" w:rsidRPr="00000000">
          <w:rPr>
            <w:rtl w:val="0"/>
            <w:rPrChange w:author="Logan Priess" w:id="9" w:date="2026-07-21T00:01:47Z">
              <w:rPr/>
            </w:rPrChange>
          </w:rPr>
          <w:t xml:space="preserve">DANI</w:t>
        </w:r>
      </w:ins>
    </w:p>
    <w:p w:rsidR="00000000" w:rsidDel="00000000" w:rsidP="00000000" w:rsidRDefault="00000000" w:rsidRPr="00000000" w14:paraId="000006A5">
      <w:pPr>
        <w:pStyle w:val="Heading6"/>
        <w:rPr>
          <w:ins w:author="Logan Priess" w:id="8" w:date="2026-07-21T00:01:47Z"/>
          <w:rPrChange w:author="Logan Priess" w:id="9" w:date="2026-07-21T00:01:47Z">
            <w:rPr/>
          </w:rPrChange>
        </w:rPr>
      </w:pPr>
      <w:ins w:author="Logan Priess" w:id="8" w:date="2026-07-21T00:01:47Z">
        <w:bookmarkStart w:colFirst="0" w:colLast="0" w:name="_p5kvoqdnwlok" w:id="434"/>
        <w:bookmarkEnd w:id="434"/>
        <w:r w:rsidDel="00000000" w:rsidR="00000000" w:rsidRPr="00000000">
          <w:rPr>
            <w:rtl w:val="0"/>
            <w:rPrChange w:author="Logan Priess" w:id="9" w:date="2026-07-21T00:01:47Z">
              <w:rPr/>
            </w:rPrChange>
          </w:rPr>
          <w:t xml:space="preserve">There is a final mural, one that was hidden. We MUST analyze it before this ruin is buried forever.</w:t>
        </w:r>
      </w:ins>
    </w:p>
    <w:p w:rsidR="00000000" w:rsidDel="00000000" w:rsidP="00000000" w:rsidRDefault="00000000" w:rsidRPr="00000000" w14:paraId="000006A6">
      <w:pPr>
        <w:jc w:val="center"/>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A7">
      <w:pPr>
        <w:pStyle w:val="Heading5"/>
        <w:rPr>
          <w:ins w:author="Logan Priess" w:id="8" w:date="2026-07-21T00:01:47Z"/>
          <w:rPrChange w:author="Logan Priess" w:id="9" w:date="2026-07-21T00:01:47Z">
            <w:rPr/>
          </w:rPrChange>
        </w:rPr>
      </w:pPr>
      <w:ins w:author="Logan Priess" w:id="8" w:date="2026-07-21T00:01:47Z">
        <w:bookmarkStart w:colFirst="0" w:colLast="0" w:name="_6doab6nu3zbb" w:id="435"/>
        <w:bookmarkEnd w:id="435"/>
        <w:r w:rsidDel="00000000" w:rsidR="00000000" w:rsidRPr="00000000">
          <w:rPr>
            <w:rtl w:val="0"/>
            <w:rPrChange w:author="Logan Priess" w:id="9" w:date="2026-07-21T00:01:47Z">
              <w:rPr/>
            </w:rPrChange>
          </w:rPr>
          <w:t xml:space="preserve">PLAYER</w:t>
        </w:r>
      </w:ins>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ins w:author="Logan Priess" w:id="8" w:date="2026-07-21T00:01:47Z"/>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ins w:author="Logan Priess" w:id="8" w:date="2026-07-21T00:01:47Z"/>
                <w:i w:val="1"/>
                <w:iCs w:val="1"/>
                <w:rPrChange w:author="Logan Priess" w:id="9" w:date="2026-07-21T00:01:47Z">
                  <w:rPr/>
                </w:rPrChange>
              </w:rPr>
            </w:pPr>
            <w:ins w:author="Logan Priess" w:id="8" w:date="2026-07-21T00:01:47Z">
              <w:r w:rsidDel="00000000" w:rsidR="00000000" w:rsidRPr="00000000">
                <w:rPr>
                  <w:i w:val="1"/>
                  <w:iCs w:val="1"/>
                  <w:rtl w:val="0"/>
                  <w:rPrChange w:author="Logan Priess" w:id="9" w:date="2026-07-21T00:01:47Z">
                    <w:rPr/>
                  </w:rPrChange>
                </w:rPr>
                <w:t xml:space="preserve">Hurry up and translate it, then!</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ins w:author="Logan Priess" w:id="8" w:date="2026-07-21T00:01:47Z"/>
                <w:i w:val="1"/>
                <w:iCs w:val="1"/>
                <w:rPrChange w:author="Logan Priess" w:id="9" w:date="2026-07-21T00:01:47Z">
                  <w:rPr/>
                </w:rPrChange>
              </w:rPr>
            </w:pPr>
            <w:ins w:author="Logan Priess" w:id="8" w:date="2026-07-21T00:01:47Z">
              <w:r w:rsidDel="00000000" w:rsidR="00000000" w:rsidRPr="00000000">
                <w:rPr>
                  <w:i w:val="1"/>
                  <w:iCs w:val="1"/>
                  <w:rtl w:val="0"/>
                  <w:rPrChange w:author="Logan Priess" w:id="9" w:date="2026-07-21T00:01:47Z">
                    <w:rPr/>
                  </w:rPrChange>
                </w:rPr>
                <w:t xml:space="preserve">I’M NOT GOING TO BE CRUSHED FOR A MURAL.</w:t>
              </w:r>
            </w:ins>
          </w:p>
        </w:tc>
      </w:tr>
    </w:tbl>
    <w:p w:rsidR="00000000" w:rsidDel="00000000" w:rsidP="00000000" w:rsidRDefault="00000000" w:rsidRPr="00000000" w14:paraId="000006AA">
      <w:pPr>
        <w:rPr>
          <w:ins w:author="Logan Priess" w:id="8" w:date="2026-07-21T00:01:47Z"/>
          <w:rPrChange w:author="Logan Priess" w:id="9" w:date="2026-07-21T00:01:47Z">
            <w:rPr/>
          </w:rPrChange>
        </w:rPr>
      </w:pPr>
      <w:ins w:author="Logan Priess" w:id="8" w:date="2026-07-21T00:01:47Z">
        <w:r w:rsidDel="00000000" w:rsidR="00000000" w:rsidRPr="00000000">
          <w:rPr>
            <w:rtl w:val="0"/>
          </w:rPr>
        </w:r>
      </w:ins>
    </w:p>
    <w:p w:rsidR="00000000" w:rsidDel="00000000" w:rsidP="00000000" w:rsidRDefault="00000000" w:rsidRPr="00000000" w14:paraId="000006AB">
      <w:pPr>
        <w:pStyle w:val="Heading5"/>
        <w:rPr>
          <w:ins w:author="Logan Priess" w:id="8" w:date="2026-07-21T00:01:47Z"/>
          <w:rPrChange w:author="Logan Priess" w:id="9" w:date="2026-07-21T00:01:47Z">
            <w:rPr/>
          </w:rPrChange>
        </w:rPr>
      </w:pPr>
      <w:ins w:author="Logan Priess" w:id="8" w:date="2026-07-21T00:01:47Z">
        <w:bookmarkStart w:colFirst="0" w:colLast="0" w:name="_gi5pgqfl5u4f" w:id="436"/>
        <w:bookmarkEnd w:id="436"/>
        <w:r w:rsidDel="00000000" w:rsidR="00000000" w:rsidRPr="00000000">
          <w:rPr>
            <w:rtl w:val="0"/>
            <w:rPrChange w:author="Logan Priess" w:id="9" w:date="2026-07-21T00:01:47Z">
              <w:rPr/>
            </w:rPrChange>
          </w:rPr>
          <w:t xml:space="preserve">DANI</w:t>
        </w:r>
      </w:ins>
    </w:p>
    <w:p w:rsidR="00000000" w:rsidDel="00000000" w:rsidP="00000000" w:rsidRDefault="00000000" w:rsidRPr="00000000" w14:paraId="000006AC">
      <w:pPr>
        <w:pStyle w:val="Heading6"/>
        <w:widowControl w:val="0"/>
        <w:spacing w:line="240" w:lineRule="auto"/>
        <w:rPr>
          <w:ins w:author="Logan Priess" w:id="8" w:date="2026-07-21T00:01:47Z"/>
          <w:rPrChange w:author="Logan Priess" w:id="9" w:date="2026-07-21T00:01:47Z">
            <w:rPr/>
          </w:rPrChange>
        </w:rPr>
      </w:pPr>
      <w:ins w:author="Logan Priess" w:id="8" w:date="2026-07-21T00:01:47Z">
        <w:bookmarkStart w:colFirst="0" w:colLast="0" w:name="_7bqj25wfnkua" w:id="437"/>
        <w:bookmarkEnd w:id="437"/>
        <w:r w:rsidDel="00000000" w:rsidR="00000000" w:rsidRPr="00000000">
          <w:rPr>
            <w:rtl w:val="0"/>
            <w:rPrChange w:author="Logan Priess" w:id="9" w:date="2026-07-21T00:01:47Z">
              <w:rPr/>
            </w:rPrChange>
          </w:rPr>
          <w:t xml:space="preserve">I will hurry!</w:t>
        </w:r>
      </w:ins>
    </w:p>
    <w:p w:rsidR="00000000" w:rsidDel="00000000" w:rsidP="00000000" w:rsidRDefault="00000000" w:rsidRPr="00000000" w14:paraId="000006AD">
      <w:pPr>
        <w:pStyle w:val="Heading6"/>
        <w:widowControl w:val="0"/>
        <w:spacing w:line="240" w:lineRule="auto"/>
        <w:rPr>
          <w:ins w:author="Logan Priess" w:id="8" w:date="2026-07-21T00:01:47Z"/>
        </w:rPr>
      </w:pPr>
      <w:ins w:author="Logan Priess" w:id="8" w:date="2026-07-21T00:01:47Z">
        <w:bookmarkStart w:colFirst="0" w:colLast="0" w:name="_oqn7mpyiwmfb" w:id="438"/>
        <w:bookmarkEnd w:id="438"/>
        <w:r w:rsidDel="00000000" w:rsidR="00000000" w:rsidRPr="00000000">
          <w:rPr>
            <w:rtl w:val="0"/>
          </w:rPr>
        </w:r>
      </w:ins>
    </w:p>
    <w:p w:rsidR="00000000" w:rsidDel="00000000" w:rsidP="00000000" w:rsidRDefault="00000000" w:rsidRPr="00000000" w14:paraId="000006AE">
      <w:pPr>
        <w:pStyle w:val="Heading6"/>
        <w:widowControl w:val="0"/>
        <w:spacing w:line="240" w:lineRule="auto"/>
        <w:rPr>
          <w:ins w:author="Logan Priess" w:id="8" w:date="2026-07-21T00:01:47Z"/>
          <w:rPrChange w:author="Logan Priess" w:id="9" w:date="2026-07-21T00:01:47Z">
            <w:rPr/>
          </w:rPrChange>
        </w:rPr>
      </w:pPr>
      <w:ins w:author="Logan Priess" w:id="8" w:date="2026-07-21T00:01:47Z">
        <w:bookmarkStart w:colFirst="0" w:colLast="0" w:name="_vcs8mfikvap9" w:id="439"/>
        <w:bookmarkEnd w:id="439"/>
        <w:r w:rsidDel="00000000" w:rsidR="00000000" w:rsidRPr="00000000">
          <w:rPr>
            <w:rtl w:val="0"/>
            <w:rPrChange w:author="Logan Priess" w:id="9" w:date="2026-07-21T00:01:47Z">
              <w:rPr/>
            </w:rPrChange>
          </w:rPr>
          <w:t xml:space="preserve">[Translation] The life we re-engineered may survive, but our own future will be dark. Cold. Longer than any of us can know, and so very far removed from the world we love.</w:t>
        </w:r>
      </w:ins>
    </w:p>
    <w:p w:rsidR="00000000" w:rsidDel="00000000" w:rsidP="00000000" w:rsidRDefault="00000000" w:rsidRPr="00000000" w14:paraId="000006AF">
      <w:pPr>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B0">
      <w:pPr>
        <w:rPr>
          <w:ins w:author="Logan Priess" w:id="8" w:date="2026-07-21T00:01:47Z"/>
          <w:b w:val="1"/>
          <w:bCs w:val="1"/>
          <w:shd w:fill="ea9999" w:val="clear"/>
          <w:rPrChange w:author="Logan Priess" w:id="9" w:date="2026-07-21T00:01:47Z">
            <w:rPr/>
          </w:rPrChange>
        </w:rPr>
      </w:pPr>
      <w:ins w:author="Logan Priess" w:id="8" w:date="2026-07-21T00:01:47Z">
        <w:r w:rsidDel="00000000" w:rsidR="00000000" w:rsidRPr="00000000">
          <w:rPr>
            <w:b w:val="1"/>
            <w:bCs w:val="1"/>
            <w:shd w:fill="ea9999" w:val="clear"/>
            <w:rtl w:val="0"/>
            <w:rPrChange w:author="Logan Priess" w:id="9" w:date="2026-07-21T00:01:47Z">
              <w:rPr/>
            </w:rPrChange>
          </w:rPr>
          <w:t xml:space="preserve">[Cinematic]</w:t>
        </w:r>
      </w:ins>
    </w:p>
    <w:p w:rsidR="00000000" w:rsidDel="00000000" w:rsidP="00000000" w:rsidRDefault="00000000" w:rsidRPr="00000000" w14:paraId="000006B1">
      <w:pPr>
        <w:rPr>
          <w:ins w:author="Logan Priess" w:id="8" w:date="2026-07-21T00:01:47Z"/>
          <w:shd w:fill="ea9999" w:val="clear"/>
          <w:rPrChange w:author="Logan Priess" w:id="9" w:date="2026-07-21T00:01:47Z">
            <w:rPr/>
          </w:rPrChange>
        </w:rPr>
      </w:pPr>
      <w:ins w:author="Logan Priess" w:id="8" w:date="2026-07-21T00:01:47Z">
        <w:r w:rsidDel="00000000" w:rsidR="00000000" w:rsidRPr="00000000">
          <w:rPr>
            <w:rtl w:val="0"/>
          </w:rPr>
        </w:r>
      </w:ins>
    </w:p>
    <w:p w:rsidR="00000000" w:rsidDel="00000000" w:rsidP="00000000" w:rsidRDefault="00000000" w:rsidRPr="00000000" w14:paraId="000006B2">
      <w:pPr>
        <w:rPr>
          <w:ins w:author="Logan Priess" w:id="8" w:date="2026-07-21T00:01:47Z"/>
          <w:rPrChange w:author="Logan Priess" w:id="9" w:date="2026-07-21T00:01:47Z">
            <w:rPr/>
          </w:rPrChange>
        </w:rPr>
      </w:pPr>
      <w:ins w:author="Logan Priess" w:id="8" w:date="2026-07-21T00:01:47Z">
        <w:r w:rsidDel="00000000" w:rsidR="00000000" w:rsidRPr="00000000">
          <w:rPr>
            <w:rtl w:val="0"/>
            <w:rPrChange w:author="Logan Priess" w:id="9" w:date="2026-07-21T00:01:47Z">
              <w:rPr/>
            </w:rPrChange>
          </w:rPr>
          <w:t xml:space="preserve">A huge chunk of the ceiling slams down and shatters next to the group, who recoil in terror.</w:t>
        </w:r>
      </w:ins>
    </w:p>
    <w:p w:rsidR="00000000" w:rsidDel="00000000" w:rsidP="00000000" w:rsidRDefault="00000000" w:rsidRPr="00000000" w14:paraId="000006B3">
      <w:pPr>
        <w:rPr>
          <w:ins w:author="Logan Priess" w:id="8" w:date="2026-07-21T00:01:47Z"/>
          <w:b w:val="1"/>
          <w:bCs w:val="1"/>
          <w:shd w:fill="ea9999" w:val="clear"/>
          <w:rPrChange w:author="Logan Priess" w:id="9" w:date="2026-07-21T00:01:47Z">
            <w:rPr/>
          </w:rPrChange>
        </w:rPr>
      </w:pPr>
      <w:ins w:author="Logan Priess" w:id="8" w:date="2026-07-21T00:01:47Z">
        <w:r w:rsidDel="00000000" w:rsidR="00000000" w:rsidRPr="00000000">
          <w:rPr>
            <w:rtl w:val="0"/>
          </w:rPr>
        </w:r>
      </w:ins>
    </w:p>
    <w:p w:rsidR="00000000" w:rsidDel="00000000" w:rsidP="00000000" w:rsidRDefault="00000000" w:rsidRPr="00000000" w14:paraId="000006B4">
      <w:pPr>
        <w:pStyle w:val="Heading5"/>
        <w:rPr>
          <w:ins w:author="Logan Priess" w:id="8" w:date="2026-07-21T00:01:47Z"/>
          <w:b w:val="1"/>
          <w:bCs w:val="1"/>
          <w:rPrChange w:author="Logan Priess" w:id="9" w:date="2026-07-21T00:01:47Z">
            <w:rPr/>
          </w:rPrChange>
        </w:rPr>
      </w:pPr>
      <w:ins w:author="Logan Priess" w:id="8" w:date="2026-07-21T00:01:47Z">
        <w:bookmarkStart w:colFirst="0" w:colLast="0" w:name="_vzjl2yobtn2y" w:id="440"/>
        <w:bookmarkEnd w:id="440"/>
        <w:r w:rsidDel="00000000" w:rsidR="00000000" w:rsidRPr="00000000">
          <w:rPr>
            <w:rtl w:val="0"/>
            <w:rPrChange w:author="Logan Priess" w:id="9" w:date="2026-07-21T00:01:47Z">
              <w:rPr/>
            </w:rPrChange>
          </w:rPr>
          <w:t xml:space="preserve">TERA </w:t>
        </w:r>
        <w:r w:rsidDel="00000000" w:rsidR="00000000" w:rsidRPr="00000000">
          <w:rPr>
            <w:b w:val="1"/>
            <w:bCs w:val="1"/>
            <w:rtl w:val="0"/>
            <w:rPrChange w:author="Logan Priess" w:id="9" w:date="2026-07-21T00:01:47Z">
              <w:rPr/>
            </w:rPrChange>
          </w:rPr>
          <w:t xml:space="preserve">[conversation]</w:t>
        </w:r>
      </w:ins>
    </w:p>
    <w:p w:rsidR="00000000" w:rsidDel="00000000" w:rsidP="00000000" w:rsidRDefault="00000000" w:rsidRPr="00000000" w14:paraId="000006B5">
      <w:pPr>
        <w:pStyle w:val="Heading6"/>
        <w:rPr>
          <w:ins w:author="Logan Priess" w:id="8" w:date="2026-07-21T00:01:47Z"/>
          <w:b w:val="1"/>
          <w:bCs w:val="1"/>
          <w:shd w:fill="ea9999" w:val="clear"/>
          <w:rPrChange w:author="Logan Priess" w:id="9" w:date="2026-07-21T00:01:47Z">
            <w:rPr/>
          </w:rPrChange>
        </w:rPr>
      </w:pPr>
      <w:ins w:author="Logan Priess" w:id="8" w:date="2026-07-21T00:01:47Z">
        <w:bookmarkStart w:colFirst="0" w:colLast="0" w:name="_u9rwh6rsaqz4" w:id="441"/>
        <w:bookmarkEnd w:id="441"/>
        <w:r w:rsidDel="00000000" w:rsidR="00000000" w:rsidRPr="00000000">
          <w:rPr>
            <w:rtl w:val="0"/>
            <w:rPrChange w:author="Logan Priess" w:id="9" w:date="2026-07-21T00:01:47Z">
              <w:rPr/>
            </w:rPrChange>
          </w:rPr>
          <w:t xml:space="preserve">Aliens! Bio-engineering! End of the world! Got it! NOW LET’S. GO!</w:t>
        </w:r>
        <w:r w:rsidDel="00000000" w:rsidR="00000000" w:rsidRPr="00000000">
          <w:rPr>
            <w:rtl w:val="0"/>
          </w:rPr>
        </w:r>
      </w:ins>
    </w:p>
    <w:p w:rsidR="00000000" w:rsidDel="00000000" w:rsidP="00000000" w:rsidRDefault="00000000" w:rsidRPr="00000000" w14:paraId="000006B6">
      <w:pPr>
        <w:rPr>
          <w:ins w:author="Logan Priess" w:id="8" w:date="2026-07-21T00:01:47Z"/>
        </w:rPr>
      </w:pPr>
      <w:ins w:author="Logan Priess" w:id="8" w:date="2026-07-21T00:01:47Z">
        <w:r w:rsidDel="00000000" w:rsidR="00000000" w:rsidRPr="00000000">
          <w:rPr>
            <w:rtl w:val="0"/>
          </w:rPr>
        </w:r>
      </w:ins>
    </w:p>
    <w:p w:rsidR="00000000" w:rsidDel="00000000" w:rsidP="00000000" w:rsidRDefault="00000000" w:rsidRPr="00000000" w14:paraId="000006B7">
      <w:pPr>
        <w:rPr>
          <w:ins w:author="Logan Priess" w:id="8" w:date="2026-07-21T00:01:47Z"/>
          <w:rPrChange w:author="Logan Priess" w:id="9" w:date="2026-07-21T00:01:47Z">
            <w:rPr/>
          </w:rPrChange>
        </w:rPr>
      </w:pPr>
      <w:ins w:author="Logan Priess" w:id="8" w:date="2026-07-21T00:01:47Z">
        <w:r w:rsidDel="00000000" w:rsidR="00000000" w:rsidRPr="00000000">
          <w:rPr>
            <w:rtl w:val="0"/>
            <w:rPrChange w:author="Logan Priess" w:id="9" w:date="2026-07-21T00:01:47Z">
              <w:rPr/>
            </w:rPrChange>
          </w:rPr>
          <w:t xml:space="preserve">The groups takes off running again.</w:t>
        </w:r>
      </w:ins>
    </w:p>
    <w:p w:rsidR="00000000" w:rsidDel="00000000" w:rsidP="00000000" w:rsidRDefault="00000000" w:rsidRPr="00000000" w14:paraId="000006B8">
      <w:pPr>
        <w:ind w:left="720" w:firstLine="0"/>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bookmarkStart w:colFirst="0" w:colLast="0" w:name="tlpyr25j5t68" w:id="442"/>
    <w:bookmarkEnd w:id="442"/>
    <w:p w:rsidR="00000000" w:rsidDel="00000000" w:rsidP="00000000" w:rsidRDefault="00000000" w:rsidRPr="00000000" w14:paraId="000006BA">
      <w:pPr>
        <w:rPr>
          <w:b w:val="1"/>
          <w:bCs w:val="1"/>
        </w:rPr>
      </w:pPr>
      <w:r w:rsidDel="00000000" w:rsidR="00000000" w:rsidRPr="00000000">
        <w:rPr>
          <w:b w:val="1"/>
          <w:bCs w:val="1"/>
          <w:rtl w:val="0"/>
        </w:rPr>
        <w:t xml:space="preserve">EXT. OUTSIDE THE RUINS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pStyle w:val="Heading5"/>
        <w:rPr>
          <w:b w:val="1"/>
          <w:bCs w:val="1"/>
        </w:rPr>
      </w:pPr>
      <w:bookmarkStart w:colFirst="0" w:colLast="0" w:name="_x6vqnz7jk2sc" w:id="443"/>
      <w:bookmarkEnd w:id="44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BD">
      <w:pPr>
        <w:pStyle w:val="Heading6"/>
        <w:rPr/>
      </w:pPr>
      <w:bookmarkStart w:colFirst="0" w:colLast="0" w:name="_iksqqaihdcmp" w:id="444"/>
      <w:bookmarkEnd w:id="444"/>
      <w:r w:rsidDel="00000000" w:rsidR="00000000" w:rsidRPr="00000000">
        <w:rPr>
          <w:rtl w:val="0"/>
        </w:rPr>
        <w:t xml:space="preserve">Keep going, get across the bridge!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ind w:left="720" w:firstLine="0"/>
        <w:rPr/>
      </w:pPr>
      <w:r w:rsidDel="00000000" w:rsidR="00000000" w:rsidRPr="00000000">
        <w:rPr>
          <w:rtl w:val="0"/>
        </w:rPr>
        <w:t xml:space="preserve">Tera and the Player escape the building and runs across the bridge. The rumbling sound fades to a distant, dull roar now that they are out of the building</w:t>
      </w:r>
      <w:r w:rsidDel="00000000" w:rsidR="00000000" w:rsidRPr="00000000">
        <w:rPr>
          <w:rtl w:val="0"/>
        </w:rPr>
        <w:t xml:space="preserve">, though no further damage appears to occur.</w:t>
      </w:r>
    </w:p>
    <w:p w:rsidR="00000000" w:rsidDel="00000000" w:rsidP="00000000" w:rsidRDefault="00000000" w:rsidRPr="00000000" w14:paraId="000006C0">
      <w:pPr>
        <w:ind w:left="0" w:firstLine="0"/>
        <w:rPr/>
      </w:pPr>
      <w:r w:rsidDel="00000000" w:rsidR="00000000" w:rsidRPr="00000000">
        <w:rPr>
          <w:rtl w:val="0"/>
        </w:rPr>
      </w:r>
    </w:p>
    <w:p w:rsidR="00000000" w:rsidDel="00000000" w:rsidP="00000000" w:rsidRDefault="00000000" w:rsidRPr="00000000" w14:paraId="000006C1">
      <w:pPr>
        <w:pStyle w:val="Heading5"/>
        <w:rPr>
          <w:b w:val="1"/>
          <w:bCs w:val="1"/>
        </w:rPr>
      </w:pPr>
      <w:bookmarkStart w:colFirst="0" w:colLast="0" w:name="_lgkmkhrlz0k7" w:id="445"/>
      <w:bookmarkEnd w:id="445"/>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C2">
      <w:pPr>
        <w:pStyle w:val="Heading6"/>
        <w:rPr/>
      </w:pPr>
      <w:bookmarkStart w:colFirst="0" w:colLast="0" w:name="_lkvxdxkrz9am" w:id="446"/>
      <w:bookmarkEnd w:id="446"/>
      <w:r w:rsidDel="00000000" w:rsidR="00000000" w:rsidRPr="00000000">
        <w:rPr>
          <w:i w:val="0"/>
          <w:iCs w:val="0"/>
          <w:rtl w:val="0"/>
        </w:rPr>
        <w:t xml:space="preserve">(exhilarated, to her drone) </w:t>
      </w:r>
      <w:r w:rsidDel="00000000" w:rsidR="00000000" w:rsidRPr="00000000">
        <w:rPr>
          <w:rtl w:val="0"/>
        </w:rPr>
        <w:t xml:space="preserve">Now THAT was a close one, guys! Whew!</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5"/>
        <w:rPr>
          <w:b w:val="1"/>
          <w:bCs w:val="1"/>
        </w:rPr>
      </w:pPr>
      <w:bookmarkStart w:colFirst="0" w:colLast="0" w:name="_gppizmpcwfld" w:id="447"/>
      <w:bookmarkEnd w:id="447"/>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6C5">
      <w:pPr>
        <w:pStyle w:val="Heading6"/>
        <w:rPr/>
      </w:pPr>
      <w:bookmarkStart w:colFirst="0" w:colLast="0" w:name="_kk0yc2ersa4c" w:id="448"/>
      <w:bookmarkEnd w:id="448"/>
      <w:r w:rsidDel="00000000" w:rsidR="00000000" w:rsidRPr="00000000">
        <w:rPr>
          <w:i w:val="0"/>
          <w:iCs w:val="0"/>
          <w:rtl w:val="0"/>
        </w:rPr>
        <w:t xml:space="preserve">(confused) </w:t>
      </w:r>
      <w:r w:rsidDel="00000000" w:rsidR="00000000" w:rsidRPr="00000000">
        <w:rPr>
          <w:rtl w:val="0"/>
        </w:rPr>
        <w:t xml:space="preserve">I believe I should run a self-diagnostic. I do not feel I should be leading cadets into danger, yet I do not know where the fault lies to correct it.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5"/>
        <w:rPr>
          <w:b w:val="1"/>
          <w:bCs w:val="1"/>
        </w:rPr>
      </w:pPr>
      <w:bookmarkStart w:colFirst="0" w:colLast="0" w:name="_fadw9oh9yjtn" w:id="449"/>
      <w:bookmarkEnd w:id="449"/>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C8">
      <w:pPr>
        <w:pStyle w:val="Heading6"/>
        <w:rPr/>
      </w:pPr>
      <w:bookmarkStart w:colFirst="0" w:colLast="0" w:name="_2ywwqww26xy7" w:id="450"/>
      <w:bookmarkEnd w:id="450"/>
      <w:r w:rsidDel="00000000" w:rsidR="00000000" w:rsidRPr="00000000">
        <w:rPr>
          <w:rtl w:val="0"/>
        </w:rPr>
        <w:t xml:space="preserve">No fault there! You’re the most fun AI this side of the galaxy!</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5"/>
        <w:rPr>
          <w:b w:val="1"/>
          <w:bCs w:val="1"/>
        </w:rPr>
      </w:pPr>
      <w:bookmarkStart w:colFirst="0" w:colLast="0" w:name="_hdiaju7rimlp" w:id="451"/>
      <w:bookmarkEnd w:id="451"/>
      <w:r w:rsidDel="00000000" w:rsidR="00000000" w:rsidRPr="00000000">
        <w:rPr>
          <w:rtl w:val="0"/>
        </w:rPr>
        <w:t xml:space="preserve">TERA </w:t>
      </w:r>
      <w:r w:rsidDel="00000000" w:rsidR="00000000" w:rsidRPr="00000000">
        <w:rPr>
          <w:b w:val="1"/>
          <w:bCs w:val="1"/>
          <w:rtl w:val="0"/>
        </w:rPr>
        <w:t xml:space="preserve">[curricular]</w:t>
      </w:r>
    </w:p>
    <w:p w:rsidR="00000000" w:rsidDel="00000000" w:rsidP="00000000" w:rsidRDefault="00000000" w:rsidRPr="00000000" w14:paraId="000006CB">
      <w:pPr>
        <w:pStyle w:val="Heading6"/>
        <w:rPr/>
      </w:pPr>
      <w:bookmarkStart w:colFirst="0" w:colLast="0" w:name="_5krg03q1xg08" w:id="452"/>
      <w:bookmarkEnd w:id="452"/>
      <w:r w:rsidDel="00000000" w:rsidR="00000000" w:rsidRPr="00000000">
        <w:rPr>
          <w:i w:val="0"/>
          <w:iCs w:val="0"/>
          <w:rtl w:val="0"/>
        </w:rPr>
        <w:t xml:space="preserve">(distracted again, addressing her audience) </w:t>
      </w:r>
      <w:r w:rsidDel="00000000" w:rsidR="00000000" w:rsidRPr="00000000">
        <w:rPr>
          <w:rtl w:val="0"/>
        </w:rPr>
        <w:t xml:space="preserve">Hey, look! That crazy green nutrient is flowing into the river!</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ind w:left="720" w:firstLine="0"/>
        <w:rPr/>
      </w:pPr>
      <w:r w:rsidDel="00000000" w:rsidR="00000000" w:rsidRPr="00000000">
        <w:rPr>
          <w:rtl w:val="0"/>
        </w:rPr>
        <w:t xml:space="preserve">The camera pans to focus on t</w:t>
      </w:r>
      <w:r w:rsidDel="00000000" w:rsidR="00000000" w:rsidRPr="00000000">
        <w:rPr>
          <w:rtl w:val="0"/>
        </w:rPr>
        <w:t xml:space="preserve">he outflow pipe disgorging bright green super-nutrient into the water.</w:t>
      </w:r>
    </w:p>
    <w:p w:rsidR="00000000" w:rsidDel="00000000" w:rsidP="00000000" w:rsidRDefault="00000000" w:rsidRPr="00000000" w14:paraId="000006CE">
      <w:pPr>
        <w:jc w:val="center"/>
        <w:rPr>
          <w:b w:val="1"/>
          <w:bCs w:val="1"/>
        </w:rPr>
      </w:pPr>
      <w:r w:rsidDel="00000000" w:rsidR="00000000" w:rsidRPr="00000000">
        <w:rPr>
          <w:rtl w:val="0"/>
        </w:rPr>
      </w:r>
    </w:p>
    <w:p w:rsidR="00000000" w:rsidDel="00000000" w:rsidP="00000000" w:rsidRDefault="00000000" w:rsidRPr="00000000" w14:paraId="000006CF">
      <w:pPr>
        <w:pStyle w:val="Heading5"/>
        <w:rPr>
          <w:b w:val="1"/>
          <w:bCs w:val="1"/>
        </w:rPr>
      </w:pPr>
      <w:bookmarkStart w:colFirst="0" w:colLast="0" w:name="_jdjvft3pb62t" w:id="453"/>
      <w:bookmarkEnd w:id="453"/>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D0">
      <w:pPr>
        <w:pStyle w:val="Heading6"/>
        <w:rPr/>
      </w:pPr>
      <w:bookmarkStart w:colFirst="0" w:colLast="0" w:name="_mp0y1o1a87kn" w:id="454"/>
      <w:bookmarkEnd w:id="454"/>
      <w:r w:rsidDel="00000000" w:rsidR="00000000" w:rsidRPr="00000000">
        <w:rPr>
          <w:rtl w:val="0"/>
        </w:rPr>
        <w:t xml:space="preserve">Running a long-distance scan… the flora along this river already seems to be growing.</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pStyle w:val="Heading5"/>
        <w:rPr>
          <w:b w:val="1"/>
          <w:bCs w:val="1"/>
        </w:rPr>
      </w:pPr>
      <w:bookmarkStart w:colFirst="0" w:colLast="0" w:name="_8iki6gn6v00w" w:id="455"/>
      <w:bookmarkEnd w:id="455"/>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D3">
      <w:pPr>
        <w:pStyle w:val="Heading6"/>
        <w:rPr/>
      </w:pPr>
      <w:bookmarkStart w:colFirst="0" w:colLast="0" w:name="_1k6pei1v5jnf" w:id="456"/>
      <w:bookmarkEnd w:id="456"/>
      <w:r w:rsidDel="00000000" w:rsidR="00000000" w:rsidRPr="00000000">
        <w:rPr>
          <w:rtl w:val="0"/>
        </w:rPr>
        <w:t xml:space="preserve">Jasper, what do you think?</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5"/>
        <w:rPr>
          <w:b w:val="1"/>
          <w:bCs w:val="1"/>
        </w:rPr>
      </w:pPr>
      <w:bookmarkStart w:colFirst="0" w:colLast="0" w:name="_c54f051vibyp" w:id="457"/>
      <w:bookmarkEnd w:id="457"/>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6D6">
      <w:pPr>
        <w:pStyle w:val="Heading6"/>
        <w:rPr/>
      </w:pPr>
      <w:bookmarkStart w:colFirst="0" w:colLast="0" w:name="_tjtc95rscubl" w:id="458"/>
      <w:bookmarkEnd w:id="458"/>
      <w:r w:rsidDel="00000000" w:rsidR="00000000" w:rsidRPr="00000000">
        <w:rPr>
          <w:i w:val="0"/>
          <w:iCs w:val="0"/>
          <w:rtl w:val="0"/>
        </w:rPr>
        <w:t xml:space="preserve">(interrupting) </w:t>
      </w:r>
      <w:r w:rsidDel="00000000" w:rsidR="00000000" w:rsidRPr="00000000">
        <w:rPr>
          <w:rtl w:val="0"/>
        </w:rPr>
        <w:t xml:space="preserve">Jasper is no longer in range.</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ind w:left="720" w:firstLine="0"/>
        <w:rPr/>
      </w:pPr>
      <w:r w:rsidDel="00000000" w:rsidR="00000000" w:rsidRPr="00000000">
        <w:rPr>
          <w:rtl w:val="0"/>
        </w:rPr>
        <w:t xml:space="preserve">Player and Tera turn around, looking. Only the empty forest of trees sways in the wind. Jasper is nowhere to be seen. </w:t>
      </w:r>
    </w:p>
    <w:p w:rsidR="00000000" w:rsidDel="00000000" w:rsidP="00000000" w:rsidRDefault="00000000" w:rsidRPr="00000000" w14:paraId="000006D9">
      <w:pPr>
        <w:ind w:left="720" w:firstLine="0"/>
        <w:rPr/>
      </w:pPr>
      <w:r w:rsidDel="00000000" w:rsidR="00000000" w:rsidRPr="00000000">
        <w:rPr>
          <w:rtl w:val="0"/>
        </w:rPr>
      </w:r>
    </w:p>
    <w:p w:rsidR="00000000" w:rsidDel="00000000" w:rsidP="00000000" w:rsidRDefault="00000000" w:rsidRPr="00000000" w14:paraId="000006DA">
      <w:pPr>
        <w:ind w:left="720" w:firstLine="0"/>
        <w:rPr>
          <w:b w:val="1"/>
          <w:bCs w:val="1"/>
        </w:rPr>
      </w:pPr>
      <w:r w:rsidDel="00000000" w:rsidR="00000000" w:rsidRPr="00000000">
        <w:rPr>
          <w:b w:val="1"/>
          <w:bCs w:val="1"/>
          <w:rtl w:val="0"/>
        </w:rPr>
        <w:t xml:space="preserve">[End Cinematic]</w:t>
      </w:r>
    </w:p>
    <w:p w:rsidR="00000000" w:rsidDel="00000000" w:rsidP="00000000" w:rsidRDefault="00000000" w:rsidRPr="00000000" w14:paraId="000006DB">
      <w:pPr>
        <w:ind w:left="720" w:firstLine="0"/>
        <w:rPr/>
      </w:pPr>
      <w:r w:rsidDel="00000000" w:rsidR="00000000" w:rsidRPr="00000000">
        <w:rPr>
          <w:rtl w:val="0"/>
        </w:rPr>
      </w:r>
    </w:p>
    <w:bookmarkStart w:colFirst="0" w:colLast="0" w:name="irdquom2a24p" w:id="459"/>
    <w:bookmarkEnd w:id="459"/>
    <w:p w:rsidR="00000000" w:rsidDel="00000000" w:rsidP="00000000" w:rsidRDefault="00000000" w:rsidRPr="00000000" w14:paraId="000006DC">
      <w:pPr>
        <w:ind w:left="720" w:firstLine="0"/>
        <w:rPr/>
      </w:pPr>
      <w:r w:rsidDel="00000000" w:rsidR="00000000" w:rsidRPr="00000000">
        <w:rPr>
          <w:rtl w:val="0"/>
        </w:rPr>
        <w:t xml:space="preserve">Tera turns to Player, waving her hand to put her drone on mute.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pStyle w:val="Heading5"/>
        <w:rPr>
          <w:b w:val="1"/>
          <w:bCs w:val="1"/>
        </w:rPr>
      </w:pPr>
      <w:bookmarkStart w:colFirst="0" w:colLast="0" w:name="_r7s51q785q7r" w:id="460"/>
      <w:bookmarkEnd w:id="460"/>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DF">
      <w:pPr>
        <w:pStyle w:val="Heading6"/>
        <w:rPr>
          <w:highlight w:val="yellow"/>
        </w:rPr>
      </w:pPr>
      <w:bookmarkStart w:colFirst="0" w:colLast="0" w:name="_787o6oqp5vbu" w:id="461"/>
      <w:bookmarkEnd w:id="461"/>
      <w:r w:rsidDel="00000000" w:rsidR="00000000" w:rsidRPr="00000000">
        <w:rPr>
          <w:rtl w:val="0"/>
        </w:rPr>
        <w:t xml:space="preserve">(earnestly) TK, I know it’s been a long day, but I still need to film a finale for this stream. </w:t>
      </w:r>
      <w:r w:rsidDel="00000000" w:rsidR="00000000" w:rsidRPr="00000000">
        <w:rPr>
          <w:rtl w:val="0"/>
        </w:rPr>
        <w:t xml:space="preserve">While I’m handling that, </w:t>
      </w:r>
      <w:r w:rsidDel="00000000" w:rsidR="00000000" w:rsidRPr="00000000">
        <w:rPr>
          <w:highlight w:val="yellow"/>
          <w:rtl w:val="0"/>
        </w:rPr>
        <w:t xml:space="preserve">can you plant those five superfruit seeds? </w:t>
      </w:r>
      <w:r w:rsidDel="00000000" w:rsidR="00000000" w:rsidRPr="00000000">
        <w:rPr>
          <w:highlight w:val="yellow"/>
          <w:rtl w:val="0"/>
        </w:rPr>
        <w:t xml:space="preserve">If we get them in the right garden plots, </w:t>
      </w:r>
      <w:r w:rsidDel="00000000" w:rsidR="00000000" w:rsidRPr="00000000">
        <w:rPr>
          <w:rtl w:val="0"/>
        </w:rPr>
        <w:t xml:space="preserve">w</w:t>
      </w:r>
      <w:r w:rsidDel="00000000" w:rsidR="00000000" w:rsidRPr="00000000">
        <w:rPr>
          <w:rtl w:val="0"/>
        </w:rPr>
        <w:t xml:space="preserve">e could grow enough superfruit trees to feed everyone in only a few days!</w:t>
      </w: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5"/>
        <w:rPr>
          <w:b w:val="1"/>
          <w:bCs w:val="1"/>
        </w:rPr>
      </w:pPr>
      <w:bookmarkStart w:colFirst="0" w:colLast="0" w:name="_mhqq4adrvea1" w:id="462"/>
      <w:bookmarkEnd w:id="462"/>
      <w:r w:rsidDel="00000000" w:rsidR="00000000" w:rsidRPr="00000000">
        <w:rPr>
          <w:rtl w:val="0"/>
        </w:rPr>
        <w:t xml:space="preserve">PLAYER </w:t>
      </w:r>
      <w:r w:rsidDel="00000000" w:rsidR="00000000" w:rsidRPr="00000000">
        <w:rPr>
          <w:b w:val="1"/>
          <w:bCs w:val="1"/>
          <w:rtl w:val="0"/>
        </w:rPr>
        <w:t xml:space="preserve">[choices]</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should I plant the superfruit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about our last seeds from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do you think Jasper went?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Okay, I’m on it. (CLOSES CONVERSATION)</w:t>
            </w:r>
          </w:p>
        </w:tc>
      </w:tr>
    </w:tbl>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5"/>
        <w:rPr>
          <w:b w:val="1"/>
          <w:bCs w:val="1"/>
        </w:rPr>
      </w:pPr>
      <w:bookmarkStart w:colFirst="0" w:colLast="0" w:name="_joezb7apgib2" w:id="463"/>
      <w:bookmarkEnd w:id="463"/>
      <w:r w:rsidDel="00000000" w:rsidR="00000000" w:rsidRPr="00000000">
        <w:rPr>
          <w:rtl w:val="0"/>
        </w:rPr>
        <w:t xml:space="preserve">TERA </w:t>
      </w:r>
      <w:r w:rsidDel="00000000" w:rsidR="00000000" w:rsidRPr="00000000">
        <w:rPr>
          <w:b w:val="1"/>
          <w:bCs w:val="1"/>
          <w:rtl w:val="0"/>
        </w:rPr>
        <w:t xml:space="preserve">[conversation]</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They need to be planted in specific areas near the river that now has the super-nutrient flowing in it. </w:t>
            </w:r>
            <w:r w:rsidDel="00000000" w:rsidR="00000000" w:rsidRPr="00000000">
              <w:rPr>
                <w:rtl w:val="0"/>
              </w:rPr>
              <w:t xml:space="preserve">We passed quite a few garden plots on the way here—</w:t>
            </w:r>
            <w:r w:rsidDel="00000000" w:rsidR="00000000" w:rsidRPr="00000000">
              <w:rPr>
                <w:rtl w:val="0"/>
              </w:rPr>
              <w:t xml:space="preserve">some of them are probably close enough to the super-nutrient river to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While we know the superfruit will work, we don’t know yet if the supernutrient will have any effect on our our seeds from Earth. I need to do more testing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Who knows. He seems to keep to himself, either locked up in his tent or wandering around in the wilderness. He really needs to relax and be a little more social if he wants to be part of the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I knew I could count on you. Let’s meet back up when we’re both done. Thanks, TK!</w:t>
            </w:r>
          </w:p>
        </w:tc>
      </w:tr>
    </w:tbl>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ind w:left="720" w:firstLine="0"/>
        <w:rPr/>
      </w:pPr>
      <w:r w:rsidDel="00000000" w:rsidR="00000000" w:rsidRPr="00000000">
        <w:rPr>
          <w:rtl w:val="0"/>
        </w:rPr>
        <w:t xml:space="preserve">Tera waves her hand to unmute her drone.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pStyle w:val="Heading5"/>
        <w:rPr>
          <w:b w:val="1"/>
          <w:bCs w:val="1"/>
        </w:rPr>
      </w:pPr>
      <w:bookmarkStart w:colFirst="0" w:colLast="0" w:name="_o5opm6ufdknk" w:id="464"/>
      <w:bookmarkEnd w:id="464"/>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6F0">
      <w:pPr>
        <w:pStyle w:val="Heading6"/>
        <w:rPr/>
      </w:pPr>
      <w:bookmarkStart w:colFirst="0" w:colLast="0" w:name="_8hskpnm7hbmh" w:id="465"/>
      <w:bookmarkEnd w:id="465"/>
      <w:r w:rsidDel="00000000" w:rsidR="00000000" w:rsidRPr="00000000">
        <w:rPr>
          <w:rtl w:val="0"/>
        </w:rPr>
        <w:t xml:space="preserve">Alright, guys, let’s go!</w:t>
      </w:r>
      <w:r w:rsidDel="00000000" w:rsidR="00000000" w:rsidRPr="00000000">
        <w:rPr>
          <w:rtl w:val="0"/>
        </w:rPr>
      </w:r>
    </w:p>
    <w:bookmarkStart w:colFirst="0" w:colLast="0" w:name="oexv6k9nw7xu" w:id="466"/>
    <w:bookmarkEnd w:id="466"/>
    <w:p w:rsidR="00000000" w:rsidDel="00000000" w:rsidP="00000000" w:rsidRDefault="00000000" w:rsidRPr="00000000" w14:paraId="000006F1">
      <w:pPr>
        <w:pStyle w:val="Heading2"/>
        <w:rPr/>
      </w:pPr>
      <w:bookmarkStart w:colFirst="0" w:colLast="0" w:name="_x0bbggjryaot" w:id="467"/>
      <w:bookmarkEnd w:id="467"/>
      <w:r w:rsidDel="00000000" w:rsidR="00000000" w:rsidRPr="00000000">
        <w:rPr>
          <w:rtl w:val="0"/>
        </w:rPr>
        <w:t xml:space="preserve">Task 2.3 - Plant the Superfruit Seeds</w:t>
      </w:r>
    </w:p>
    <w:p w:rsidR="00000000" w:rsidDel="00000000" w:rsidP="00000000" w:rsidRDefault="00000000" w:rsidRPr="00000000" w14:paraId="000006F2">
      <w:pPr>
        <w:rPr>
          <w:b w:val="1"/>
          <w:bCs w:val="1"/>
        </w:rPr>
      </w:pPr>
      <w:r w:rsidDel="00000000" w:rsidR="00000000" w:rsidRPr="00000000">
        <w:rPr>
          <w:b w:val="1"/>
          <w:bCs w:val="1"/>
          <w:rtl w:val="0"/>
        </w:rPr>
        <w:t xml:space="preserve">{Popup: “Mission: Forsaken Facility completed”}</w:t>
      </w:r>
    </w:p>
    <w:p w:rsidR="00000000" w:rsidDel="00000000" w:rsidP="00000000" w:rsidRDefault="00000000" w:rsidRPr="00000000" w14:paraId="000006F3">
      <w:pPr>
        <w:rPr>
          <w:b w:val="1"/>
          <w:bCs w:val="1"/>
        </w:rPr>
      </w:pPr>
      <w:r w:rsidDel="00000000" w:rsidR="00000000" w:rsidRPr="00000000">
        <w:rPr>
          <w:b w:val="1"/>
          <w:bCs w:val="1"/>
          <w:rtl w:val="0"/>
        </w:rPr>
        <w:t xml:space="preserve">{Popup: “Mission: Part of a Balanced Ecosystem assigned”}</w:t>
      </w:r>
    </w:p>
    <w:p w:rsidR="00000000" w:rsidDel="00000000" w:rsidP="00000000" w:rsidRDefault="00000000" w:rsidRPr="00000000" w14:paraId="000006F4">
      <w:pPr>
        <w:rPr>
          <w:b w:val="1"/>
          <w:bCs w:val="1"/>
        </w:rPr>
      </w:pPr>
      <w:r w:rsidDel="00000000" w:rsidR="00000000" w:rsidRPr="00000000">
        <w:rPr>
          <w:b w:val="1"/>
          <w:bCs w:val="1"/>
          <w:rtl w:val="0"/>
        </w:rPr>
        <w:t xml:space="preserve">{Quest Tracker: “X/</w:t>
      </w:r>
      <w:r w:rsidDel="00000000" w:rsidR="00000000" w:rsidRPr="00000000">
        <w:rPr>
          <w:b w:val="1"/>
          <w:bCs w:val="1"/>
          <w:rtl w:val="0"/>
        </w:rPr>
        <w:t xml:space="preserve">4</w:t>
      </w:r>
      <w:r w:rsidDel="00000000" w:rsidR="00000000" w:rsidRPr="00000000">
        <w:rPr>
          <w:b w:val="1"/>
          <w:bCs w:val="1"/>
          <w:rtl w:val="0"/>
        </w:rPr>
        <w:t xml:space="preserve"> seeds planted”}</w:t>
      </w:r>
    </w:p>
    <w:p w:rsidR="00000000" w:rsidDel="00000000" w:rsidP="00000000" w:rsidRDefault="00000000" w:rsidRPr="00000000" w14:paraId="000006F5">
      <w:pPr>
        <w:rPr>
          <w:b w:val="1"/>
          <w:bCs w:val="1"/>
        </w:rPr>
      </w:pPr>
      <w:r w:rsidDel="00000000" w:rsidR="00000000" w:rsidRPr="00000000">
        <w:rPr>
          <w:rtl w:val="0"/>
        </w:rPr>
      </w:r>
    </w:p>
    <w:p w:rsidR="00000000" w:rsidDel="00000000" w:rsidP="00000000" w:rsidRDefault="00000000" w:rsidRPr="00000000" w14:paraId="000006F6">
      <w:pPr>
        <w:pStyle w:val="Heading5"/>
        <w:rPr>
          <w:b w:val="1"/>
          <w:bCs w:val="1"/>
          <w:highlight w:val="yellow"/>
        </w:rPr>
      </w:pPr>
      <w:bookmarkStart w:colFirst="0" w:colLast="0" w:name="_mbv5ujcoc12t" w:id="468"/>
      <w:bookmarkEnd w:id="468"/>
      <w:r w:rsidDel="00000000" w:rsidR="00000000" w:rsidRPr="00000000">
        <w:rPr>
          <w:highlight w:val="yellow"/>
          <w:rtl w:val="0"/>
        </w:rPr>
        <w:t xml:space="preserve">DANI </w:t>
      </w:r>
      <w:r w:rsidDel="00000000" w:rsidR="00000000" w:rsidRPr="00000000">
        <w:rPr>
          <w:b w:val="1"/>
          <w:bCs w:val="1"/>
          <w:highlight w:val="yellow"/>
          <w:rtl w:val="0"/>
        </w:rPr>
        <w:t xml:space="preserve">[gameplay]</w:t>
      </w:r>
    </w:p>
    <w:p w:rsidR="00000000" w:rsidDel="00000000" w:rsidP="00000000" w:rsidRDefault="00000000" w:rsidRPr="00000000" w14:paraId="000006F7">
      <w:pPr>
        <w:pStyle w:val="Heading6"/>
        <w:rPr>
          <w:highlight w:val="yellow"/>
        </w:rPr>
      </w:pPr>
      <w:bookmarkStart w:colFirst="0" w:colLast="0" w:name="_pdwu5mtajl30" w:id="469"/>
      <w:bookmarkEnd w:id="469"/>
      <w:r w:rsidDel="00000000" w:rsidR="00000000" w:rsidRPr="00000000">
        <w:rPr>
          <w:highlight w:val="yellow"/>
          <w:rtl w:val="0"/>
        </w:rPr>
        <w:t xml:space="preserve">Based on Tera’s suggestion, I have marked the garden plots on your map. Observe.</w:t>
      </w:r>
    </w:p>
    <w:p w:rsidR="00000000" w:rsidDel="00000000" w:rsidP="00000000" w:rsidRDefault="00000000" w:rsidRPr="00000000" w14:paraId="000006F8">
      <w:pPr>
        <w:rPr>
          <w:highlight w:val="yellow"/>
        </w:rPr>
      </w:pPr>
      <w:r w:rsidDel="00000000" w:rsidR="00000000" w:rsidRPr="00000000">
        <w:rPr>
          <w:rtl w:val="0"/>
        </w:rPr>
      </w:r>
    </w:p>
    <w:bookmarkStart w:colFirst="0" w:colLast="0" w:name="d9peljfiqjj1" w:id="470"/>
    <w:bookmarkEnd w:id="470"/>
    <w:p w:rsidR="00000000" w:rsidDel="00000000" w:rsidP="00000000" w:rsidRDefault="00000000" w:rsidRPr="00000000" w14:paraId="000006F9">
      <w:pPr>
        <w:rPr>
          <w:highlight w:val="yellow"/>
        </w:rPr>
      </w:pPr>
      <w:r w:rsidDel="00000000" w:rsidR="00000000" w:rsidRPr="00000000">
        <w:rPr>
          <w:highlight w:val="yellow"/>
          <w:rtl w:val="0"/>
        </w:rPr>
        <w:t xml:space="preserve">Map menu opens </w:t>
      </w:r>
      <w:r w:rsidDel="00000000" w:rsidR="00000000" w:rsidRPr="00000000">
        <w:rPr>
          <w:highlight w:val="yellow"/>
          <w:rtl w:val="0"/>
        </w:rPr>
        <w:t xml:space="preserve">automatically</w:t>
      </w:r>
      <w:r w:rsidDel="00000000" w:rsidR="00000000" w:rsidRPr="00000000">
        <w:rPr>
          <w:rtl w:val="0"/>
        </w:rPr>
      </w:r>
    </w:p>
    <w:p w:rsidR="00000000" w:rsidDel="00000000" w:rsidP="00000000" w:rsidRDefault="00000000" w:rsidRPr="00000000" w14:paraId="000006FA">
      <w:pPr>
        <w:rPr>
          <w:b w:val="1"/>
          <w:bCs w:val="1"/>
          <w:i w:val="1"/>
          <w:iCs w:val="1"/>
          <w:highlight w:val="yellow"/>
        </w:rPr>
      </w:pPr>
      <w:r w:rsidDel="00000000" w:rsidR="00000000" w:rsidRPr="00000000">
        <w:rPr>
          <w:b w:val="1"/>
          <w:bCs w:val="1"/>
          <w:i w:val="1"/>
          <w:iCs w:val="1"/>
          <w:highlight w:val="yellow"/>
          <w:rtl w:val="0"/>
        </w:rPr>
        <w:t xml:space="preserve">[Note: All garden plot locations (</w:t>
      </w:r>
      <w:hyperlink r:id="rId12">
        <w:r w:rsidDel="00000000" w:rsidR="00000000" w:rsidRPr="00000000">
          <w:rPr>
            <w:b w:val="1"/>
            <w:bCs w:val="1"/>
            <w:i w:val="1"/>
            <w:iCs w:val="1"/>
            <w:color w:val="0000ee"/>
            <w:highlight w:val="yellow"/>
            <w:u w:val="single"/>
            <w:rtl w:val="0"/>
          </w:rPr>
          <w:t xml:space="preserve">U3 Map Locations</w:t>
        </w:r>
      </w:hyperlink>
      <w:r w:rsidDel="00000000" w:rsidR="00000000" w:rsidRPr="00000000">
        <w:rPr>
          <w:b w:val="1"/>
          <w:bCs w:val="1"/>
          <w:i w:val="1"/>
          <w:iCs w:val="1"/>
          <w:highlight w:val="yellow"/>
          <w:rtl w:val="0"/>
        </w:rPr>
        <w:t xml:space="preserve">) should now have icons on the player’s map]</w:t>
      </w:r>
      <w:r w:rsidDel="00000000" w:rsidR="00000000" w:rsidRPr="00000000">
        <w:rPr>
          <w:rtl w:val="0"/>
        </w:rPr>
      </w:r>
    </w:p>
    <w:p w:rsidR="00000000" w:rsidDel="00000000" w:rsidP="00000000" w:rsidRDefault="00000000" w:rsidRPr="00000000" w14:paraId="000006FB">
      <w:pPr>
        <w:rPr>
          <w:highlight w:val="yellow"/>
        </w:rPr>
      </w:pPr>
      <w:r w:rsidDel="00000000" w:rsidR="00000000" w:rsidRPr="00000000">
        <w:rPr>
          <w:rtl w:val="0"/>
        </w:rPr>
      </w:r>
    </w:p>
    <w:p w:rsidR="00000000" w:rsidDel="00000000" w:rsidP="00000000" w:rsidRDefault="00000000" w:rsidRPr="00000000" w14:paraId="000006FC">
      <w:pPr>
        <w:pStyle w:val="Heading5"/>
        <w:rPr>
          <w:b w:val="1"/>
          <w:bCs w:val="1"/>
          <w:highlight w:val="yellow"/>
        </w:rPr>
      </w:pPr>
      <w:bookmarkStart w:colFirst="0" w:colLast="0" w:name="_w2arabmtqurt" w:id="471"/>
      <w:bookmarkEnd w:id="471"/>
      <w:r w:rsidDel="00000000" w:rsidR="00000000" w:rsidRPr="00000000">
        <w:rPr>
          <w:highlight w:val="yellow"/>
          <w:rtl w:val="0"/>
        </w:rPr>
        <w:t xml:space="preserve">DANI </w:t>
      </w:r>
      <w:r w:rsidDel="00000000" w:rsidR="00000000" w:rsidRPr="00000000">
        <w:rPr>
          <w:b w:val="1"/>
          <w:bCs w:val="1"/>
          <w:highlight w:val="yellow"/>
          <w:rtl w:val="0"/>
        </w:rPr>
        <w:t xml:space="preserve">[gameplay]</w:t>
      </w:r>
    </w:p>
    <w:p w:rsidR="00000000" w:rsidDel="00000000" w:rsidP="00000000" w:rsidRDefault="00000000" w:rsidRPr="00000000" w14:paraId="000006FD">
      <w:pPr>
        <w:pStyle w:val="Heading6"/>
        <w:rPr>
          <w:highlight w:val="yellow"/>
        </w:rPr>
      </w:pPr>
      <w:bookmarkStart w:colFirst="0" w:colLast="0" w:name="_gwzefb5g5fii" w:id="472"/>
      <w:bookmarkEnd w:id="472"/>
      <w:r w:rsidDel="00000000" w:rsidR="00000000" w:rsidRPr="00000000">
        <w:rPr>
          <w:highlight w:val="yellow"/>
          <w:rtl w:val="0"/>
        </w:rPr>
        <w:t xml:space="preserve">It may be best to manually set a waypoint at a plot you believe the super-nutrient can reach. Initiating waypoint placement protocol.</w:t>
      </w:r>
    </w:p>
    <w:p w:rsidR="00000000" w:rsidDel="00000000" w:rsidP="00000000" w:rsidRDefault="00000000" w:rsidRPr="00000000" w14:paraId="000006FE">
      <w:pPr>
        <w:rPr>
          <w:highlight w:val="yellow"/>
        </w:rPr>
      </w:pPr>
      <w:r w:rsidDel="00000000" w:rsidR="00000000" w:rsidRPr="00000000">
        <w:rPr>
          <w:rtl w:val="0"/>
        </w:rPr>
      </w:r>
    </w:p>
    <w:p w:rsidR="00000000" w:rsidDel="00000000" w:rsidP="00000000" w:rsidRDefault="00000000" w:rsidRPr="00000000" w14:paraId="000006FF">
      <w:pPr>
        <w:rPr>
          <w:b w:val="1"/>
          <w:bCs w:val="1"/>
          <w:highlight w:val="yellow"/>
        </w:rPr>
      </w:pPr>
      <w:r w:rsidDel="00000000" w:rsidR="00000000" w:rsidRPr="00000000">
        <w:rPr>
          <w:b w:val="1"/>
          <w:bCs w:val="1"/>
          <w:highlight w:val="yellow"/>
          <w:rtl w:val="0"/>
        </w:rPr>
        <w:t xml:space="preserve">{Input: Use [Mouse/Touch] to place a waypoint for each seed. [Close menu button] to exit}</w:t>
      </w:r>
    </w:p>
    <w:p w:rsidR="00000000" w:rsidDel="00000000" w:rsidP="00000000" w:rsidRDefault="00000000" w:rsidRPr="00000000" w14:paraId="00000700">
      <w:pPr>
        <w:rPr>
          <w:b w:val="1"/>
          <w:bCs w:val="1"/>
          <w:highlight w:val="yellow"/>
        </w:rPr>
      </w:pPr>
      <w:r w:rsidDel="00000000" w:rsidR="00000000" w:rsidRPr="00000000">
        <w:rPr>
          <w:rtl w:val="0"/>
        </w:rPr>
      </w:r>
    </w:p>
    <w:p w:rsidR="00000000" w:rsidDel="00000000" w:rsidP="00000000" w:rsidRDefault="00000000" w:rsidRPr="00000000" w14:paraId="00000701">
      <w:pPr>
        <w:pStyle w:val="Heading5"/>
        <w:rPr>
          <w:b w:val="1"/>
          <w:bCs w:val="1"/>
          <w:highlight w:val="yellow"/>
        </w:rPr>
      </w:pPr>
      <w:bookmarkStart w:colFirst="0" w:colLast="0" w:name="_3wrylasnev53" w:id="473"/>
      <w:bookmarkEnd w:id="473"/>
      <w:r w:rsidDel="00000000" w:rsidR="00000000" w:rsidRPr="00000000">
        <w:rPr>
          <w:highlight w:val="yellow"/>
          <w:rtl w:val="0"/>
        </w:rPr>
        <w:t xml:space="preserve">DANI </w:t>
      </w:r>
      <w:r w:rsidDel="00000000" w:rsidR="00000000" w:rsidRPr="00000000">
        <w:rPr>
          <w:b w:val="1"/>
          <w:bCs w:val="1"/>
          <w:highlight w:val="yellow"/>
          <w:rtl w:val="0"/>
        </w:rPr>
        <w:t xml:space="preserve">[gameplay]</w:t>
      </w:r>
    </w:p>
    <w:p w:rsidR="00000000" w:rsidDel="00000000" w:rsidP="00000000" w:rsidRDefault="00000000" w:rsidRPr="00000000" w14:paraId="00000702">
      <w:pPr>
        <w:pStyle w:val="Heading6"/>
        <w:rPr>
          <w:b w:val="1"/>
          <w:bCs w:val="1"/>
          <w:i w:val="1"/>
          <w:iCs w:val="1"/>
          <w:highlight w:val="yellow"/>
        </w:rPr>
      </w:pPr>
      <w:bookmarkStart w:colFirst="0" w:colLast="0" w:name="_nnzslay2oep4" w:id="474"/>
      <w:bookmarkEnd w:id="474"/>
      <w:r w:rsidDel="00000000" w:rsidR="00000000" w:rsidRPr="00000000">
        <w:rPr>
          <w:highlight w:val="yellow"/>
          <w:rtl w:val="0"/>
        </w:rPr>
        <w:t xml:space="preserve">If you change your mind, you may move the waypoint at any time.</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Player begins heading downriver and planting seeds in gardens.</w:t>
      </w: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b w:val="1"/>
          <w:bCs w:val="1"/>
          <w:rtl w:val="0"/>
        </w:rPr>
        <w:t xml:space="preserve">{Input: Press [E/Action button] to plant a seed}</w:t>
      </w:r>
    </w:p>
    <w:p w:rsidR="00000000" w:rsidDel="00000000" w:rsidP="00000000" w:rsidRDefault="00000000" w:rsidRPr="00000000" w14:paraId="00000706">
      <w:pPr>
        <w:rPr>
          <w:b w:val="1"/>
          <w:bCs w:val="1"/>
          <w:i w:val="1"/>
          <w:iCs w:val="1"/>
        </w:rPr>
      </w:pPr>
      <w:r w:rsidDel="00000000" w:rsidR="00000000" w:rsidRPr="00000000">
        <w:rPr>
          <w:b w:val="1"/>
          <w:bCs w:val="1"/>
          <w:i w:val="1"/>
          <w:iCs w:val="1"/>
          <w:rtl w:val="0"/>
        </w:rPr>
        <w:t xml:space="preserve">[Note: A prompt appears to plant a seed when the player is in proximity of a garden plot]</w:t>
      </w:r>
    </w:p>
    <w:p w:rsidR="00000000" w:rsidDel="00000000" w:rsidP="00000000" w:rsidRDefault="00000000" w:rsidRPr="00000000" w14:paraId="00000707">
      <w:pPr>
        <w:rPr>
          <w:b w:val="1"/>
          <w:bCs w:val="1"/>
        </w:rPr>
      </w:pPr>
      <w:r w:rsidDel="00000000" w:rsidR="00000000" w:rsidRPr="00000000">
        <w:rPr>
          <w:b w:val="1"/>
          <w:bCs w:val="1"/>
          <w:rtl w:val="0"/>
        </w:rPr>
        <w:t xml:space="preserve">{Animation: If the player chose a correct plot, the seeds immediately grow into abnormally large, lush plants. Otherwise, they grow into average-looking plants.}</w:t>
      </w:r>
    </w:p>
    <w:p w:rsidR="00000000" w:rsidDel="00000000" w:rsidP="00000000" w:rsidRDefault="00000000" w:rsidRPr="00000000" w14:paraId="00000708">
      <w:pPr>
        <w:rPr>
          <w:b w:val="1"/>
          <w:bCs w:val="1"/>
        </w:rPr>
      </w:pPr>
      <w:r w:rsidDel="00000000" w:rsidR="00000000" w:rsidRPr="00000000">
        <w:rPr>
          <w:b w:val="1"/>
          <w:bCs w:val="1"/>
          <w:rtl w:val="0"/>
        </w:rPr>
        <w:t xml:space="preserve">{Audio: Shifting soil SFX plays. If the player chose a correct plot, celebratory/fanfare SFX play, otherwise, an “okay, sure” kind of fanfare SFX plays}</w:t>
      </w:r>
    </w:p>
    <w:bookmarkStart w:colFirst="0" w:colLast="0" w:name="s0dm0wjgiefa" w:id="475"/>
    <w:bookmarkEnd w:id="475"/>
    <w:p w:rsidR="00000000" w:rsidDel="00000000" w:rsidP="00000000" w:rsidRDefault="00000000" w:rsidRPr="00000000" w14:paraId="00000709">
      <w:pPr>
        <w:rPr>
          <w:b w:val="1"/>
          <w:bCs w:val="1"/>
          <w:i w:val="1"/>
          <w:iCs w:val="1"/>
          <w:highlight w:val="yellow"/>
        </w:rPr>
      </w:pPr>
      <w:r w:rsidDel="00000000" w:rsidR="00000000" w:rsidRPr="00000000">
        <w:rPr>
          <w:b w:val="1"/>
          <w:bCs w:val="1"/>
          <w:i w:val="1"/>
          <w:iCs w:val="1"/>
          <w:highlight w:val="yellow"/>
          <w:rtl w:val="0"/>
        </w:rPr>
        <w:t xml:space="preserve">[Note: After planting a seed, the waypoint disappears. The player can reset it in the map menu. Unplanted plots will continue to use the same map icon, correctly planted plots will add a checkmark icon, and incorrectly planted plots will add an X icon (both reused from the pollution sensors)]</w:t>
      </w: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120"/>
        <w:tblGridChange w:id="0">
          <w:tblGrid>
            <w:gridCol w:w="3120"/>
            <w:gridCol w:w="1560"/>
            <w:gridCol w:w="1560"/>
            <w:gridCol w:w="31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B">
            <w:pPr>
              <w:jc w:val="center"/>
              <w:rPr>
                <w:b w:val="1"/>
                <w:bCs w:val="1"/>
              </w:rPr>
            </w:pPr>
            <w:r w:rsidDel="00000000" w:rsidR="00000000" w:rsidRPr="00000000">
              <w:rPr>
                <w:b w:val="1"/>
                <w:bCs w:val="1"/>
                <w:rtl w:val="0"/>
              </w:rPr>
              <w:t xml:space="preserve">FEEDBACK</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F">
            <w:pPr>
              <w:rPr>
                <w:b w:val="1"/>
                <w:bCs w:val="1"/>
              </w:rPr>
            </w:pPr>
            <w:r w:rsidDel="00000000" w:rsidR="00000000" w:rsidRPr="00000000">
              <w:rPr>
                <w:b w:val="1"/>
                <w:bCs w:val="1"/>
                <w:rtl w:val="0"/>
              </w:rPr>
              <w:t xml:space="preserve">(First time P selects a correct plot)</w:t>
            </w: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rtl w:val="0"/>
              </w:rPr>
            </w:r>
          </w:p>
          <w:p w:rsidR="00000000" w:rsidDel="00000000" w:rsidP="00000000" w:rsidRDefault="00000000" w:rsidRPr="00000000" w14:paraId="00000711">
            <w:pPr>
              <w:pStyle w:val="Heading5"/>
              <w:jc w:val="center"/>
              <w:rPr>
                <w:b w:val="1"/>
                <w:bCs w:val="1"/>
              </w:rPr>
            </w:pPr>
            <w:bookmarkStart w:colFirst="0" w:colLast="0" w:name="_y0k7ko4jrgbw" w:id="476"/>
            <w:bookmarkEnd w:id="476"/>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12">
            <w:pPr>
              <w:rPr>
                <w:i w:val="1"/>
                <w:iCs w:val="1"/>
              </w:rPr>
            </w:pPr>
            <w:r w:rsidDel="00000000" w:rsidR="00000000" w:rsidRPr="00000000">
              <w:rPr>
                <w:i w:val="1"/>
                <w:iCs w:val="1"/>
                <w:rtl w:val="0"/>
              </w:rPr>
              <w:t xml:space="preserve">Got a report from DANI, one of your seeds is growing like crazy. </w:t>
            </w:r>
            <w:r w:rsidDel="00000000" w:rsidR="00000000" w:rsidRPr="00000000">
              <w:rPr>
                <w:i w:val="1"/>
                <w:iCs w:val="1"/>
                <w:rtl w:val="0"/>
              </w:rPr>
              <w:t xml:space="preserve">You must have picked a spot downstream from the supernutrient source. Great job.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b w:val="1"/>
                <w:bCs w:val="1"/>
              </w:rPr>
            </w:pPr>
            <w:r w:rsidDel="00000000" w:rsidR="00000000" w:rsidRPr="00000000">
              <w:rPr>
                <w:b w:val="1"/>
                <w:bCs w:val="1"/>
                <w:rtl w:val="0"/>
              </w:rPr>
              <w:t xml:space="preserve">(If P selects 4 correct plots)</w:t>
            </w:r>
          </w:p>
          <w:p w:rsidR="00000000" w:rsidDel="00000000" w:rsidP="00000000" w:rsidRDefault="00000000" w:rsidRPr="00000000" w14:paraId="00000715">
            <w:pPr>
              <w:widowControl w:val="0"/>
              <w:spacing w:line="240" w:lineRule="auto"/>
              <w:rPr/>
            </w:pPr>
            <w:r w:rsidDel="00000000" w:rsidR="00000000" w:rsidRPr="00000000">
              <w:rPr>
                <w:rtl w:val="0"/>
              </w:rPr>
            </w:r>
          </w:p>
          <w:p w:rsidR="00000000" w:rsidDel="00000000" w:rsidP="00000000" w:rsidRDefault="00000000" w:rsidRPr="00000000" w14:paraId="00000716">
            <w:pPr>
              <w:pStyle w:val="Heading5"/>
              <w:jc w:val="center"/>
              <w:rPr>
                <w:b w:val="1"/>
                <w:bCs w:val="1"/>
              </w:rPr>
            </w:pPr>
            <w:bookmarkStart w:colFirst="0" w:colLast="0" w:name="_7vg0pqemboei" w:id="477"/>
            <w:bookmarkEnd w:id="477"/>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17">
            <w:pPr>
              <w:rPr>
                <w:b w:val="1"/>
                <w:bCs w:val="1"/>
                <w:i w:val="1"/>
                <w:iCs w:val="1"/>
              </w:rPr>
            </w:pPr>
            <w:r w:rsidDel="00000000" w:rsidR="00000000" w:rsidRPr="00000000">
              <w:rPr>
                <w:i w:val="1"/>
                <w:iCs w:val="1"/>
                <w:rtl w:val="0"/>
              </w:rPr>
              <w:t xml:space="preserve">Well that was the last one. Good job. You figured out where to correctly place seeds to take advantage of the super nutrient in the river!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b w:val="1"/>
                <w:bCs w:val="1"/>
              </w:rPr>
            </w:pPr>
            <w:r w:rsidDel="00000000" w:rsidR="00000000" w:rsidRPr="00000000">
              <w:rPr>
                <w:b w:val="1"/>
                <w:bCs w:val="1"/>
                <w:rtl w:val="0"/>
              </w:rPr>
              <w:t xml:space="preserve">(First time P selects an incorrect plot)</w:t>
            </w:r>
          </w:p>
          <w:p w:rsidR="00000000" w:rsidDel="00000000" w:rsidP="00000000" w:rsidRDefault="00000000" w:rsidRPr="00000000" w14:paraId="0000071A">
            <w:pPr>
              <w:widowControl w:val="0"/>
              <w:spacing w:line="240" w:lineRule="auto"/>
              <w:rPr>
                <w:b w:val="1"/>
                <w:bCs w:val="1"/>
              </w:rPr>
            </w:pPr>
            <w:r w:rsidDel="00000000" w:rsidR="00000000" w:rsidRPr="00000000">
              <w:rPr>
                <w:rtl w:val="0"/>
              </w:rPr>
            </w:r>
          </w:p>
          <w:p w:rsidR="00000000" w:rsidDel="00000000" w:rsidP="00000000" w:rsidRDefault="00000000" w:rsidRPr="00000000" w14:paraId="0000071B">
            <w:pPr>
              <w:pStyle w:val="Heading5"/>
              <w:rPr>
                <w:b w:val="1"/>
                <w:bCs w:val="1"/>
              </w:rPr>
            </w:pPr>
            <w:bookmarkStart w:colFirst="0" w:colLast="0" w:name="_53etf46ayi8b" w:id="478"/>
            <w:bookmarkEnd w:id="478"/>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1C">
            <w:pPr>
              <w:rPr/>
            </w:pPr>
            <w:r w:rsidDel="00000000" w:rsidR="00000000" w:rsidRPr="00000000">
              <w:rPr>
                <w:i w:val="1"/>
                <w:iCs w:val="1"/>
                <w:rtl w:val="0"/>
              </w:rPr>
              <w:t xml:space="preserve">It doesn’t look like the superfruit seed is going to grow well there. </w:t>
            </w:r>
            <w:r w:rsidDel="00000000" w:rsidR="00000000" w:rsidRPr="00000000">
              <w:rPr>
                <w:i w:val="1"/>
                <w:iCs w:val="1"/>
                <w:rtl w:val="0"/>
              </w:rPr>
              <w:t xml:space="preserve">Is the water flowing downstream from the temple to here?</w:t>
            </w:r>
            <w:r w:rsidDel="00000000" w:rsidR="00000000" w:rsidRPr="00000000">
              <w:rPr>
                <w:rtl w:val="0"/>
              </w:rPr>
              <w:br w:type="textWrapping"/>
            </w:r>
          </w:p>
          <w:p w:rsidR="00000000" w:rsidDel="00000000" w:rsidP="00000000" w:rsidRDefault="00000000" w:rsidRPr="00000000" w14:paraId="0000071D">
            <w:pPr>
              <w:pStyle w:val="Heading5"/>
              <w:jc w:val="center"/>
              <w:rPr>
                <w:b w:val="1"/>
                <w:bCs w:val="1"/>
              </w:rPr>
            </w:pPr>
            <w:bookmarkStart w:colFirst="0" w:colLast="0" w:name="_b1u7wepdhlnp" w:id="479"/>
            <w:bookmarkEnd w:id="479"/>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1E">
            <w:pPr>
              <w:rPr>
                <w:i w:val="1"/>
                <w:iCs w:val="1"/>
              </w:rPr>
            </w:pPr>
            <w:r w:rsidDel="00000000" w:rsidR="00000000" w:rsidRPr="00000000">
              <w:rPr>
                <w:i w:val="1"/>
                <w:iCs w:val="1"/>
                <w:rtl w:val="0"/>
              </w:rPr>
              <w:t xml:space="preserve">Better check the map and remember that water flows down river from high elevations to lower elevations.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pStyle w:val="Heading5"/>
              <w:jc w:val="center"/>
              <w:rPr>
                <w:b w:val="1"/>
                <w:bCs w:val="1"/>
              </w:rPr>
            </w:pPr>
            <w:bookmarkStart w:colFirst="0" w:colLast="0" w:name="_o3b5gjw36uwd" w:id="480"/>
            <w:bookmarkEnd w:id="480"/>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21">
            <w:pPr>
              <w:rPr>
                <w:i w:val="1"/>
                <w:iCs w:val="1"/>
              </w:rPr>
            </w:pPr>
            <w:r w:rsidDel="00000000" w:rsidR="00000000" w:rsidRPr="00000000">
              <w:rPr>
                <w:i w:val="1"/>
                <w:iCs w:val="1"/>
                <w:rtl w:val="0"/>
              </w:rPr>
              <w:t xml:space="preserve">Remember that the ocean is at sea level and it is at a lower elevation than the watershed that contains the super tree.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5"/>
              <w:jc w:val="center"/>
              <w:rPr>
                <w:b w:val="1"/>
                <w:bCs w:val="1"/>
              </w:rPr>
            </w:pPr>
            <w:bookmarkStart w:colFirst="0" w:colLast="0" w:name="_y40oqiahifki" w:id="481"/>
            <w:bookmarkEnd w:id="481"/>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24">
            <w:pPr>
              <w:rPr>
                <w:b w:val="1"/>
                <w:bCs w:val="1"/>
                <w:i w:val="1"/>
                <w:iCs w:val="1"/>
              </w:rPr>
            </w:pPr>
            <w:r w:rsidDel="00000000" w:rsidR="00000000" w:rsidRPr="00000000">
              <w:rPr>
                <w:i w:val="1"/>
                <w:iCs w:val="1"/>
                <w:rtl w:val="0"/>
              </w:rPr>
              <w:t xml:space="preserve">See if you can use the location of the ocean in the northern part of the map to help pick the next garden plot. Think carefully, we need that food source!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b w:val="1"/>
                <w:bCs w:val="1"/>
              </w:rPr>
            </w:pPr>
            <w:r w:rsidDel="00000000" w:rsidR="00000000" w:rsidRPr="00000000">
              <w:rPr>
                <w:b w:val="1"/>
                <w:bCs w:val="1"/>
                <w:rtl w:val="0"/>
              </w:rPr>
              <w:t xml:space="preserve">(Second time P selects an incorrect plot)</w:t>
            </w:r>
          </w:p>
          <w:p w:rsidR="00000000" w:rsidDel="00000000" w:rsidP="00000000" w:rsidRDefault="00000000" w:rsidRPr="00000000" w14:paraId="00000726">
            <w:pPr>
              <w:widowControl w:val="0"/>
              <w:spacing w:line="240" w:lineRule="auto"/>
              <w:rPr>
                <w:b w:val="1"/>
                <w:bCs w:val="1"/>
              </w:rPr>
            </w:pPr>
            <w:r w:rsidDel="00000000" w:rsidR="00000000" w:rsidRPr="00000000">
              <w:rPr>
                <w:rtl w:val="0"/>
              </w:rPr>
            </w:r>
          </w:p>
          <w:p w:rsidR="00000000" w:rsidDel="00000000" w:rsidP="00000000" w:rsidRDefault="00000000" w:rsidRPr="00000000" w14:paraId="00000727">
            <w:pPr>
              <w:pStyle w:val="Heading5"/>
              <w:rPr>
                <w:b w:val="1"/>
                <w:bCs w:val="1"/>
              </w:rPr>
            </w:pPr>
            <w:bookmarkStart w:colFirst="0" w:colLast="0" w:name="_lcbfuanwruvi" w:id="482"/>
            <w:bookmarkEnd w:id="482"/>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28">
            <w:pPr>
              <w:rPr>
                <w:i w:val="1"/>
                <w:iCs w:val="1"/>
              </w:rPr>
            </w:pPr>
            <w:r w:rsidDel="00000000" w:rsidR="00000000" w:rsidRPr="00000000">
              <w:rPr>
                <w:i w:val="1"/>
                <w:iCs w:val="1"/>
                <w:rtl w:val="0"/>
              </w:rPr>
              <w:t xml:space="preserve">I don’t think that spot is going to work. You’ll </w:t>
            </w:r>
            <w:r w:rsidDel="00000000" w:rsidR="00000000" w:rsidRPr="00000000">
              <w:rPr>
                <w:i w:val="1"/>
                <w:iCs w:val="1"/>
                <w:rtl w:val="0"/>
              </w:rPr>
              <w:t xml:space="preserve">need to find a planting spot that is downstream from the temple.</w:t>
              <w:br w:type="textWrapping"/>
            </w:r>
          </w:p>
          <w:p w:rsidR="00000000" w:rsidDel="00000000" w:rsidP="00000000" w:rsidRDefault="00000000" w:rsidRPr="00000000" w14:paraId="00000729">
            <w:pPr>
              <w:pStyle w:val="Heading5"/>
              <w:jc w:val="center"/>
              <w:rPr>
                <w:b w:val="1"/>
                <w:bCs w:val="1"/>
              </w:rPr>
            </w:pPr>
            <w:bookmarkStart w:colFirst="0" w:colLast="0" w:name="_j1x3kkn7j6wz" w:id="483"/>
            <w:bookmarkEnd w:id="483"/>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2A">
            <w:pPr>
              <w:rPr>
                <w:i w:val="1"/>
                <w:iCs w:val="1"/>
              </w:rPr>
            </w:pPr>
            <w:r w:rsidDel="00000000" w:rsidR="00000000" w:rsidRPr="00000000">
              <w:rPr>
                <w:i w:val="1"/>
                <w:iCs w:val="1"/>
                <w:rtl w:val="0"/>
              </w:rPr>
              <w:t xml:space="preserve">Remember when you found the source of pollution? You started at my base which is at the end of the watershed next to the ocean because all watersheds flow into the ocean.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5"/>
              <w:jc w:val="center"/>
              <w:rPr>
                <w:b w:val="1"/>
                <w:bCs w:val="1"/>
              </w:rPr>
            </w:pPr>
            <w:bookmarkStart w:colFirst="0" w:colLast="0" w:name="_5kad1rsvarj5" w:id="484"/>
            <w:bookmarkEnd w:id="484"/>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2D">
            <w:pPr>
              <w:rPr>
                <w:i w:val="1"/>
                <w:iCs w:val="1"/>
              </w:rPr>
            </w:pPr>
            <w:r w:rsidDel="00000000" w:rsidR="00000000" w:rsidRPr="00000000">
              <w:rPr>
                <w:i w:val="1"/>
                <w:iCs w:val="1"/>
                <w:rtl w:val="0"/>
              </w:rPr>
              <w:t xml:space="preserve">This means that the rivers and streams in a watershed should flow toward the ocean.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jc w:val="center"/>
              <w:rPr>
                <w:b w:val="1"/>
                <w:bCs w:val="1"/>
                <w:u w:val="single"/>
              </w:rPr>
            </w:pPr>
            <w:r w:rsidDel="00000000" w:rsidR="00000000" w:rsidRPr="00000000">
              <w:rPr>
                <w:u w:val="single"/>
                <w:rtl w:val="0"/>
              </w:rPr>
              <w:t xml:space="preserve">TERA </w:t>
            </w:r>
            <w:r w:rsidDel="00000000" w:rsidR="00000000" w:rsidRPr="00000000">
              <w:rPr>
                <w:b w:val="1"/>
                <w:bCs w:val="1"/>
                <w:u w:val="single"/>
                <w:rtl w:val="0"/>
              </w:rPr>
              <w:t xml:space="preserve">[curricular, call]</w:t>
            </w:r>
          </w:p>
          <w:p w:rsidR="00000000" w:rsidDel="00000000" w:rsidP="00000000" w:rsidRDefault="00000000" w:rsidRPr="00000000" w14:paraId="00000730">
            <w:pPr>
              <w:rPr>
                <w:i w:val="1"/>
                <w:iCs w:val="1"/>
              </w:rPr>
            </w:pPr>
            <w:r w:rsidDel="00000000" w:rsidR="00000000" w:rsidRPr="00000000">
              <w:rPr>
                <w:i w:val="1"/>
                <w:iCs w:val="1"/>
                <w:rtl w:val="0"/>
              </w:rPr>
              <w:t xml:space="preserve"> See if you can use the location of the ocean in the northern part of the map to help pick the next garden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b w:val="1"/>
                <w:bCs w:val="1"/>
              </w:rPr>
            </w:pPr>
            <w:r w:rsidDel="00000000" w:rsidR="00000000" w:rsidRPr="00000000">
              <w:rPr>
                <w:b w:val="1"/>
                <w:bCs w:val="1"/>
                <w:rtl w:val="0"/>
              </w:rPr>
              <w:t xml:space="preserve">(Third time P selects an incorrect plot)</w:t>
            </w:r>
          </w:p>
          <w:p w:rsidR="00000000" w:rsidDel="00000000" w:rsidP="00000000" w:rsidRDefault="00000000" w:rsidRPr="00000000" w14:paraId="00000733">
            <w:pPr>
              <w:widowControl w:val="0"/>
              <w:spacing w:line="240" w:lineRule="auto"/>
              <w:rPr>
                <w:b w:val="1"/>
                <w:bCs w:val="1"/>
              </w:rPr>
            </w:pPr>
            <w:r w:rsidDel="00000000" w:rsidR="00000000" w:rsidRPr="00000000">
              <w:rPr>
                <w:rtl w:val="0"/>
              </w:rPr>
            </w:r>
          </w:p>
          <w:p w:rsidR="00000000" w:rsidDel="00000000" w:rsidP="00000000" w:rsidRDefault="00000000" w:rsidRPr="00000000" w14:paraId="00000734">
            <w:pPr>
              <w:pStyle w:val="Heading5"/>
              <w:jc w:val="center"/>
              <w:rPr>
                <w:b w:val="1"/>
                <w:bCs w:val="1"/>
              </w:rPr>
            </w:pPr>
            <w:bookmarkStart w:colFirst="0" w:colLast="0" w:name="_ljbg58t97yzi" w:id="485"/>
            <w:bookmarkEnd w:id="485"/>
            <w:r w:rsidDel="00000000" w:rsidR="00000000" w:rsidRPr="00000000">
              <w:rPr>
                <w:rtl w:val="0"/>
              </w:rPr>
              <w:t xml:space="preserve">TERA </w:t>
            </w:r>
            <w:r w:rsidDel="00000000" w:rsidR="00000000" w:rsidRPr="00000000">
              <w:rPr>
                <w:b w:val="1"/>
                <w:bCs w:val="1"/>
                <w:rtl w:val="0"/>
              </w:rPr>
              <w:t xml:space="preserve">[conversation, call]</w:t>
            </w:r>
          </w:p>
          <w:p w:rsidR="00000000" w:rsidDel="00000000" w:rsidP="00000000" w:rsidRDefault="00000000" w:rsidRPr="00000000" w14:paraId="00000735">
            <w:pPr>
              <w:rPr/>
            </w:pPr>
            <w:r w:rsidDel="00000000" w:rsidR="00000000" w:rsidRPr="00000000">
              <w:rPr>
                <w:i w:val="1"/>
                <w:iCs w:val="1"/>
                <w:rtl w:val="0"/>
              </w:rPr>
              <w:t xml:space="preserve">That spot isn’t going to work well either. </w:t>
            </w:r>
            <w:r w:rsidDel="00000000" w:rsidR="00000000" w:rsidRPr="00000000">
              <w:rPr>
                <w:i w:val="1"/>
                <w:iCs w:val="1"/>
                <w:rtl w:val="0"/>
              </w:rPr>
              <w:t xml:space="preserve">We’re losing daylight here so you better head back to the base camp.</w:t>
            </w:r>
            <w:r w:rsidDel="00000000" w:rsidR="00000000" w:rsidRPr="00000000">
              <w:rPr>
                <w:rtl w:val="0"/>
              </w:rPr>
              <w:br w:type="textWrapping"/>
            </w:r>
          </w:p>
          <w:p w:rsidR="00000000" w:rsidDel="00000000" w:rsidP="00000000" w:rsidRDefault="00000000" w:rsidRPr="00000000" w14:paraId="00000736">
            <w:pPr>
              <w:pStyle w:val="Heading5"/>
              <w:jc w:val="center"/>
              <w:rPr>
                <w:b w:val="1"/>
                <w:bCs w:val="1"/>
              </w:rPr>
            </w:pPr>
            <w:bookmarkStart w:colFirst="0" w:colLast="0" w:name="_6nuu3qw6ssf2" w:id="486"/>
            <w:bookmarkEnd w:id="486"/>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37">
            <w:pPr>
              <w:rPr>
                <w:i w:val="1"/>
                <w:iCs w:val="1"/>
              </w:rPr>
            </w:pPr>
            <w:r w:rsidDel="00000000" w:rsidR="00000000" w:rsidRPr="00000000">
              <w:rPr>
                <w:i w:val="1"/>
                <w:iCs w:val="1"/>
                <w:rtl w:val="0"/>
              </w:rPr>
              <w:t xml:space="preserve">If we have another chance to plant seeds, try to remember that in a watershed, water flows from higher elevations to lower elevations.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pStyle w:val="Heading5"/>
              <w:jc w:val="center"/>
              <w:rPr>
                <w:b w:val="1"/>
                <w:bCs w:val="1"/>
              </w:rPr>
            </w:pPr>
            <w:bookmarkStart w:colFirst="0" w:colLast="0" w:name="_1he6voo7pqfr" w:id="487"/>
            <w:bookmarkEnd w:id="487"/>
            <w:r w:rsidDel="00000000" w:rsidR="00000000" w:rsidRPr="00000000">
              <w:rPr>
                <w:rtl w:val="0"/>
              </w:rPr>
              <w:t xml:space="preserve">TERA </w:t>
            </w:r>
            <w:r w:rsidDel="00000000" w:rsidR="00000000" w:rsidRPr="00000000">
              <w:rPr>
                <w:b w:val="1"/>
                <w:bCs w:val="1"/>
                <w:rtl w:val="0"/>
              </w:rPr>
              <w:t xml:space="preserve">[curricular, call]</w:t>
            </w:r>
          </w:p>
          <w:p w:rsidR="00000000" w:rsidDel="00000000" w:rsidP="00000000" w:rsidRDefault="00000000" w:rsidRPr="00000000" w14:paraId="0000073A">
            <w:pPr>
              <w:rPr>
                <w:i w:val="1"/>
                <w:iCs w:val="1"/>
              </w:rPr>
            </w:pPr>
            <w:r w:rsidDel="00000000" w:rsidR="00000000" w:rsidRPr="00000000">
              <w:rPr>
                <w:i w:val="1"/>
                <w:iCs w:val="1"/>
                <w:rtl w:val="0"/>
              </w:rPr>
              <w:t xml:space="preserve">This means that almost all watersheds will drain into the ocean, because the ocean is the lowest point of elevation along the river.</w:t>
            </w:r>
          </w:p>
        </w:tc>
      </w:tr>
    </w:tbl>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After player finishes planting all seeds:</w:t>
      </w:r>
    </w:p>
    <w:p w:rsidR="00000000" w:rsidDel="00000000" w:rsidP="00000000" w:rsidRDefault="00000000" w:rsidRPr="00000000" w14:paraId="0000073D">
      <w:pPr>
        <w:rPr>
          <w:b w:val="1"/>
          <w:bCs w:val="1"/>
        </w:rPr>
      </w:pPr>
      <w:r w:rsidDel="00000000" w:rsidR="00000000" w:rsidRPr="00000000">
        <w:rPr>
          <w:b w:val="1"/>
          <w:bCs w:val="1"/>
          <w:rtl w:val="0"/>
        </w:rPr>
        <w:t xml:space="preserve">{Audio: Ringtone SFX plays}</w:t>
      </w:r>
    </w:p>
    <w:p w:rsidR="00000000" w:rsidDel="00000000" w:rsidP="00000000" w:rsidRDefault="00000000" w:rsidRPr="00000000" w14:paraId="0000073E">
      <w:pPr>
        <w:rPr>
          <w:b w:val="1"/>
          <w:bCs w:val="1"/>
        </w:rPr>
      </w:pPr>
      <w:r w:rsidDel="00000000" w:rsidR="00000000" w:rsidRPr="00000000">
        <w:rPr>
          <w:rtl w:val="0"/>
        </w:rPr>
      </w:r>
    </w:p>
    <w:p w:rsidR="00000000" w:rsidDel="00000000" w:rsidP="00000000" w:rsidRDefault="00000000" w:rsidRPr="00000000" w14:paraId="0000073F">
      <w:pPr>
        <w:pStyle w:val="Heading5"/>
        <w:rPr>
          <w:b w:val="1"/>
          <w:bCs w:val="1"/>
        </w:rPr>
      </w:pPr>
      <w:bookmarkStart w:colFirst="0" w:colLast="0" w:name="_jrong2yn83pf" w:id="488"/>
      <w:bookmarkEnd w:id="488"/>
      <w:r w:rsidDel="00000000" w:rsidR="00000000" w:rsidRPr="00000000">
        <w:rPr>
          <w:rtl w:val="0"/>
        </w:rPr>
        <w:t xml:space="preserve">TERA </w:t>
      </w:r>
      <w:r w:rsidDel="00000000" w:rsidR="00000000" w:rsidRPr="00000000">
        <w:rPr>
          <w:b w:val="1"/>
          <w:bCs w:val="1"/>
          <w:rtl w:val="0"/>
        </w:rPr>
        <w:t xml:space="preserve">[gameplay, call]</w:t>
      </w:r>
    </w:p>
    <w:p w:rsidR="00000000" w:rsidDel="00000000" w:rsidP="00000000" w:rsidRDefault="00000000" w:rsidRPr="00000000" w14:paraId="00000740">
      <w:pPr>
        <w:pStyle w:val="Heading6"/>
        <w:rPr/>
      </w:pPr>
      <w:bookmarkStart w:colFirst="0" w:colLast="0" w:name="_a8scjhrcqmmh" w:id="489"/>
      <w:bookmarkEnd w:id="489"/>
      <w:r w:rsidDel="00000000" w:rsidR="00000000" w:rsidRPr="00000000">
        <w:rPr>
          <w:rtl w:val="0"/>
        </w:rPr>
        <w:t xml:space="preserve">Hey, meet me back at my new camp to catch the last part of my stream–sending you the coordinates!</w:t>
      </w:r>
    </w:p>
    <w:p w:rsidR="00000000" w:rsidDel="00000000" w:rsidP="00000000" w:rsidRDefault="00000000" w:rsidRPr="00000000" w14:paraId="00000741">
      <w:pPr>
        <w:rPr>
          <w:b w:val="1"/>
          <w:bCs w:val="1"/>
        </w:rPr>
      </w:pPr>
      <w:r w:rsidDel="00000000" w:rsidR="00000000" w:rsidRPr="00000000">
        <w:rPr>
          <w:rtl w:val="0"/>
        </w:rPr>
      </w:r>
    </w:p>
    <w:p w:rsidR="00000000" w:rsidDel="00000000" w:rsidP="00000000" w:rsidRDefault="00000000" w:rsidRPr="00000000" w14:paraId="00000742">
      <w:pPr>
        <w:jc w:val="right"/>
        <w:rPr/>
      </w:pPr>
      <w:r w:rsidDel="00000000" w:rsidR="00000000" w:rsidRPr="00000000">
        <w:rPr>
          <w:rtl w:val="0"/>
        </w:rPr>
        <w:t xml:space="preserve">FADE TO BLACK</w:t>
      </w:r>
    </w:p>
    <w:p w:rsidR="00000000" w:rsidDel="00000000" w:rsidP="00000000" w:rsidRDefault="00000000" w:rsidRPr="00000000" w14:paraId="00000743">
      <w:pPr>
        <w:rPr>
          <w:b w:val="1"/>
          <w:bCs w:val="1"/>
        </w:rPr>
      </w:pPr>
      <w:r w:rsidDel="00000000" w:rsidR="00000000" w:rsidRPr="00000000">
        <w:rPr>
          <w:rtl w:val="0"/>
        </w:rPr>
      </w:r>
    </w:p>
    <w:p w:rsidR="00000000" w:rsidDel="00000000" w:rsidP="00000000" w:rsidRDefault="00000000" w:rsidRPr="00000000" w14:paraId="00000744">
      <w:pPr>
        <w:pStyle w:val="Heading1"/>
        <w:rPr/>
      </w:pPr>
      <w:bookmarkStart w:colFirst="0" w:colLast="0" w:name="_kw2metpn53lm" w:id="490"/>
      <w:bookmarkEnd w:id="490"/>
      <w:r w:rsidDel="00000000" w:rsidR="00000000" w:rsidRPr="00000000">
        <w:rPr>
          <w:rtl w:val="0"/>
        </w:rPr>
        <w:t xml:space="preserve">Part 3: Tying Up Loose Ends</w:t>
      </w:r>
    </w:p>
    <w:p w:rsidR="00000000" w:rsidDel="00000000" w:rsidP="00000000" w:rsidRDefault="00000000" w:rsidRPr="00000000" w14:paraId="00000745">
      <w:pPr>
        <w:pStyle w:val="Heading2"/>
        <w:rPr/>
      </w:pPr>
      <w:bookmarkStart w:colFirst="0" w:colLast="0" w:name="_5z7kdboy5ctn" w:id="491"/>
      <w:bookmarkEnd w:id="491"/>
      <w:r w:rsidDel="00000000" w:rsidR="00000000" w:rsidRPr="00000000">
        <w:rPr>
          <w:rtl w:val="0"/>
        </w:rPr>
        <w:t xml:space="preserve">Task 3.1 - Check in with Tera</w:t>
      </w:r>
      <w:r w:rsidDel="00000000" w:rsidR="00000000" w:rsidRPr="00000000">
        <w:rPr>
          <w:rtl w:val="0"/>
        </w:rPr>
      </w:r>
    </w:p>
    <w:p w:rsidR="00000000" w:rsidDel="00000000" w:rsidP="00000000" w:rsidRDefault="00000000" w:rsidRPr="00000000" w14:paraId="00000746">
      <w:pPr>
        <w:rPr>
          <w:b w:val="1"/>
          <w:bCs w:val="1"/>
        </w:rPr>
      </w:pPr>
      <w:r w:rsidDel="00000000" w:rsidR="00000000" w:rsidRPr="00000000">
        <w:rPr>
          <w:b w:val="1"/>
          <w:bCs w:val="1"/>
          <w:rtl w:val="0"/>
        </w:rPr>
        <w:t xml:space="preserve">EXT. LATE AFTERNOON - TERA’S NEW CAMPSITE</w:t>
      </w:r>
    </w:p>
    <w:p w:rsidR="00000000" w:rsidDel="00000000" w:rsidP="00000000" w:rsidRDefault="00000000" w:rsidRPr="00000000" w14:paraId="00000747">
      <w:pPr>
        <w:rPr>
          <w:b w:val="1"/>
          <w:bCs w:val="1"/>
        </w:rPr>
      </w:pPr>
      <w:r w:rsidDel="00000000" w:rsidR="00000000" w:rsidRPr="00000000">
        <w:rPr>
          <w:rtl w:val="0"/>
        </w:rPr>
      </w:r>
    </w:p>
    <w:bookmarkStart w:colFirst="0" w:colLast="0" w:name="86uef6g32gyb" w:id="492"/>
    <w:bookmarkEnd w:id="492"/>
    <w:p w:rsidR="00000000" w:rsidDel="00000000" w:rsidP="00000000" w:rsidRDefault="00000000" w:rsidRPr="00000000" w14:paraId="00000748">
      <w:pPr>
        <w:jc w:val="left"/>
        <w:rPr>
          <w:shd w:fill="ea9999" w:val="clear"/>
        </w:rPr>
      </w:pPr>
      <w:r w:rsidDel="00000000" w:rsidR="00000000" w:rsidRPr="00000000">
        <w:rPr>
          <w:b w:val="1"/>
          <w:bCs w:val="1"/>
          <w:shd w:fill="ea9999" w:val="clear"/>
          <w:rtl w:val="0"/>
        </w:rPr>
        <w:t xml:space="preserve">[Cinematic]</w:t>
      </w: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rtl w:val="0"/>
        </w:rPr>
      </w:r>
    </w:p>
    <w:p w:rsidR="00000000" w:rsidDel="00000000" w:rsidP="00000000" w:rsidRDefault="00000000" w:rsidRPr="00000000" w14:paraId="0000074A">
      <w:pPr>
        <w:ind w:left="720" w:firstLine="0"/>
        <w:rPr>
          <w:highlight w:val="yellow"/>
        </w:rPr>
      </w:pPr>
      <w:r w:rsidDel="00000000" w:rsidR="00000000" w:rsidRPr="00000000">
        <w:rPr>
          <w:highlight w:val="yellow"/>
          <w:rtl w:val="0"/>
        </w:rPr>
        <w:t xml:space="preserve">Tera’s camp site has been moved wholesale to a new location on the super-nutrient-filled river. The cameras are set up and crops are beginning to grow.</w:t>
      </w:r>
    </w:p>
    <w:p w:rsidR="00000000" w:rsidDel="00000000" w:rsidP="00000000" w:rsidRDefault="00000000" w:rsidRPr="00000000" w14:paraId="0000074B">
      <w:pPr>
        <w:ind w:left="720" w:firstLine="0"/>
        <w:rPr>
          <w:b w:val="1"/>
          <w:bCs w:val="1"/>
          <w:i w:val="1"/>
          <w:iCs w:val="1"/>
        </w:rPr>
      </w:pPr>
      <w:r w:rsidDel="00000000" w:rsidR="00000000" w:rsidRPr="00000000">
        <w:rPr>
          <w:b w:val="1"/>
          <w:bCs w:val="1"/>
          <w:i w:val="1"/>
          <w:iCs w:val="1"/>
          <w:rtl w:val="0"/>
        </w:rPr>
        <w:t xml:space="preserve">[Note: The camp’s new location is on an island near the alien facility]</w:t>
      </w:r>
    </w:p>
    <w:p w:rsidR="00000000" w:rsidDel="00000000" w:rsidP="00000000" w:rsidRDefault="00000000" w:rsidRPr="00000000" w14:paraId="0000074C">
      <w:pPr>
        <w:rPr>
          <w:b w:val="1"/>
          <w:bCs w:val="1"/>
          <w:highlight w:val="yellow"/>
        </w:rPr>
      </w:pPr>
      <w:r w:rsidDel="00000000" w:rsidR="00000000" w:rsidRPr="00000000">
        <w:rPr>
          <w:rtl w:val="0"/>
        </w:rPr>
      </w:r>
    </w:p>
    <w:p w:rsidR="00000000" w:rsidDel="00000000" w:rsidP="00000000" w:rsidRDefault="00000000" w:rsidRPr="00000000" w14:paraId="0000074D">
      <w:pPr>
        <w:ind w:left="720" w:firstLine="0"/>
        <w:rPr/>
      </w:pPr>
      <w:r w:rsidDel="00000000" w:rsidR="00000000" w:rsidRPr="00000000">
        <w:rPr>
          <w:rtl w:val="0"/>
        </w:rPr>
        <w:t xml:space="preserve">TK walks up to Tera’s camp, coming to a stop just outside of her makeshift studio lights. Tera is speaking animatedly to her drone.</w:t>
      </w:r>
      <w:r w:rsidDel="00000000" w:rsidR="00000000" w:rsidRPr="00000000">
        <w:rPr>
          <w:rtl w:val="0"/>
        </w:rPr>
      </w:r>
    </w:p>
    <w:p w:rsidR="00000000" w:rsidDel="00000000" w:rsidP="00000000" w:rsidRDefault="00000000" w:rsidRPr="00000000" w14:paraId="0000074E">
      <w:pPr>
        <w:rPr>
          <w:b w:val="1"/>
          <w:bCs w:val="1"/>
          <w:highlight w:val="yellow"/>
        </w:rPr>
      </w:pPr>
      <w:r w:rsidDel="00000000" w:rsidR="00000000" w:rsidRPr="00000000">
        <w:rPr>
          <w:rtl w:val="0"/>
        </w:rPr>
      </w:r>
    </w:p>
    <w:p w:rsidR="00000000" w:rsidDel="00000000" w:rsidP="00000000" w:rsidRDefault="00000000" w:rsidRPr="00000000" w14:paraId="0000074F">
      <w:pPr>
        <w:pStyle w:val="Heading5"/>
        <w:rPr>
          <w:b w:val="1"/>
          <w:bCs w:val="1"/>
        </w:rPr>
      </w:pPr>
      <w:bookmarkStart w:colFirst="0" w:colLast="0" w:name="_jm1pr81wb1dq" w:id="493"/>
      <w:bookmarkEnd w:id="49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50">
      <w:pPr>
        <w:pStyle w:val="Heading6"/>
        <w:rPr/>
      </w:pPr>
      <w:bookmarkStart w:colFirst="0" w:colLast="0" w:name="_2y3c9b7xvi7k" w:id="494"/>
      <w:bookmarkEnd w:id="494"/>
      <w:r w:rsidDel="00000000" w:rsidR="00000000" w:rsidRPr="00000000">
        <w:rPr>
          <w:rtl w:val="0"/>
        </w:rPr>
        <w:t xml:space="preserve">And none of this would have been possible without the help of today’s sponsor: the Morris-Galactic Corporation, who selflessly donated their time and equipment to make this stream possible. </w:t>
      </w:r>
    </w:p>
    <w:p w:rsidR="00000000" w:rsidDel="00000000" w:rsidP="00000000" w:rsidRDefault="00000000" w:rsidRPr="00000000" w14:paraId="00000751">
      <w:pPr>
        <w:ind w:left="720" w:firstLine="0"/>
        <w:rPr/>
      </w:pPr>
      <w:r w:rsidDel="00000000" w:rsidR="00000000" w:rsidRPr="00000000">
        <w:rPr>
          <w:rtl w:val="0"/>
        </w:rPr>
      </w:r>
    </w:p>
    <w:p w:rsidR="00000000" w:rsidDel="00000000" w:rsidP="00000000" w:rsidRDefault="00000000" w:rsidRPr="00000000" w14:paraId="00000752">
      <w:pPr>
        <w:ind w:left="720" w:firstLine="0"/>
        <w:rPr/>
      </w:pPr>
      <w:r w:rsidDel="00000000" w:rsidR="00000000" w:rsidRPr="00000000">
        <w:rPr>
          <w:rtl w:val="0"/>
        </w:rPr>
        <w:t xml:space="preserve">The camera cuts to the view from Tera’s drone as she gestures towards TK. With a slight delay, the drone pans to fit TK in frame.</w:t>
      </w:r>
    </w:p>
    <w:p w:rsidR="00000000" w:rsidDel="00000000" w:rsidP="00000000" w:rsidRDefault="00000000" w:rsidRPr="00000000" w14:paraId="00000753">
      <w:pPr>
        <w:ind w:left="720" w:firstLine="0"/>
        <w:rPr/>
      </w:pPr>
      <w:r w:rsidDel="00000000" w:rsidR="00000000" w:rsidRPr="00000000">
        <w:rPr>
          <w:rtl w:val="0"/>
        </w:rPr>
      </w:r>
    </w:p>
    <w:p w:rsidR="00000000" w:rsidDel="00000000" w:rsidP="00000000" w:rsidRDefault="00000000" w:rsidRPr="00000000" w14:paraId="00000754">
      <w:pPr>
        <w:pStyle w:val="Heading5"/>
        <w:rPr>
          <w:b w:val="1"/>
          <w:bCs w:val="1"/>
        </w:rPr>
      </w:pPr>
      <w:bookmarkStart w:colFirst="0" w:colLast="0" w:name="_1fcg4hctv1" w:id="495"/>
      <w:bookmarkEnd w:id="495"/>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55">
      <w:pPr>
        <w:pStyle w:val="Heading6"/>
        <w:rPr/>
      </w:pPr>
      <w:bookmarkStart w:colFirst="0" w:colLast="0" w:name="_kciscgssk2mo" w:id="496"/>
      <w:bookmarkEnd w:id="496"/>
      <w:r w:rsidDel="00000000" w:rsidR="00000000" w:rsidRPr="00000000">
        <w:rPr>
          <w:rtl w:val="0"/>
        </w:rPr>
        <w:t xml:space="preserve">And to TK and DANI, my new friends, who worked tirelessly to help ensure we all survive on this planet. Catch you next rotation!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ind w:left="720" w:firstLine="0"/>
        <w:rPr/>
      </w:pPr>
      <w:r w:rsidDel="00000000" w:rsidR="00000000" w:rsidRPr="00000000">
        <w:rPr>
          <w:rtl w:val="0"/>
        </w:rPr>
        <w:t xml:space="preserve">Tera waves her hand to mute her drone, then lets out a huge sigh, followed by a shout of triumph.</w:t>
      </w:r>
    </w:p>
    <w:p w:rsidR="00000000" w:rsidDel="00000000" w:rsidP="00000000" w:rsidRDefault="00000000" w:rsidRPr="00000000" w14:paraId="00000758">
      <w:pPr>
        <w:ind w:left="720" w:firstLine="0"/>
        <w:rPr/>
      </w:pPr>
      <w:r w:rsidDel="00000000" w:rsidR="00000000" w:rsidRPr="00000000">
        <w:rPr>
          <w:rtl w:val="0"/>
        </w:rPr>
      </w:r>
    </w:p>
    <w:p w:rsidR="00000000" w:rsidDel="00000000" w:rsidP="00000000" w:rsidRDefault="00000000" w:rsidRPr="00000000" w14:paraId="00000759">
      <w:pPr>
        <w:ind w:left="720" w:firstLine="0"/>
        <w:rPr>
          <w:b w:val="1"/>
          <w:bCs w:val="1"/>
        </w:rPr>
      </w:pPr>
      <w:r w:rsidDel="00000000" w:rsidR="00000000" w:rsidRPr="00000000">
        <w:rPr>
          <w:b w:val="1"/>
          <w:bCs w:val="1"/>
          <w:rtl w:val="0"/>
        </w:rPr>
        <w:t xml:space="preserve">{Audio: Drone beep SFX plays as Tera ends her stream}</w:t>
      </w:r>
    </w:p>
    <w:p w:rsidR="00000000" w:rsidDel="00000000" w:rsidP="00000000" w:rsidRDefault="00000000" w:rsidRPr="00000000" w14:paraId="0000075A">
      <w:pPr>
        <w:rPr>
          <w:b w:val="1"/>
          <w:bCs w:val="1"/>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pStyle w:val="Heading5"/>
        <w:rPr>
          <w:b w:val="1"/>
          <w:bCs w:val="1"/>
        </w:rPr>
      </w:pPr>
      <w:bookmarkStart w:colFirst="0" w:colLast="0" w:name="_i5pqw7bif68q" w:id="497"/>
      <w:bookmarkEnd w:id="497"/>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5D">
      <w:pPr>
        <w:pStyle w:val="Heading6"/>
        <w:rPr/>
      </w:pPr>
      <w:bookmarkStart w:colFirst="0" w:colLast="0" w:name="_vhzgdh36i0nw" w:id="498"/>
      <w:bookmarkEnd w:id="498"/>
      <w:r w:rsidDel="00000000" w:rsidR="00000000" w:rsidRPr="00000000">
        <w:rPr>
          <w:i w:val="0"/>
          <w:iCs w:val="0"/>
          <w:rtl w:val="0"/>
        </w:rPr>
        <w:t xml:space="preserve">(laughing) </w:t>
      </w:r>
      <w:r w:rsidDel="00000000" w:rsidR="00000000" w:rsidRPr="00000000">
        <w:rPr>
          <w:rtl w:val="0"/>
        </w:rPr>
        <w:t xml:space="preserve">ALL RIGHT! WHOOOO! I can’t believe we did it!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5"/>
        <w:rPr>
          <w:b w:val="1"/>
          <w:bCs w:val="1"/>
        </w:rPr>
      </w:pPr>
      <w:bookmarkStart w:colFirst="0" w:colLast="0" w:name="_ajuqzz3k0wa0" w:id="499"/>
      <w:bookmarkEnd w:id="499"/>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60">
      <w:pPr>
        <w:pStyle w:val="Heading6"/>
        <w:rPr/>
      </w:pPr>
      <w:bookmarkStart w:colFirst="0" w:colLast="0" w:name="_gxmp5s20bnxb" w:id="500"/>
      <w:bookmarkEnd w:id="500"/>
      <w:r w:rsidDel="00000000" w:rsidR="00000000" w:rsidRPr="00000000">
        <w:rPr>
          <w:i w:val="0"/>
          <w:iCs w:val="0"/>
          <w:rtl w:val="0"/>
        </w:rPr>
        <w:t xml:space="preserve">I’m finally feeling my blood pumping again!</w:t>
      </w: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Player goes to speak. </w:t>
      </w:r>
      <w:r w:rsidDel="00000000" w:rsidR="00000000" w:rsidRPr="00000000">
        <w:rPr>
          <w:rtl w:val="0"/>
        </w:rPr>
      </w:r>
    </w:p>
    <w:p w:rsidR="00000000" w:rsidDel="00000000" w:rsidP="00000000" w:rsidRDefault="00000000" w:rsidRPr="00000000" w14:paraId="00000763">
      <w:pPr>
        <w:ind w:left="720" w:firstLine="0"/>
        <w:rPr/>
      </w:pPr>
      <w:r w:rsidDel="00000000" w:rsidR="00000000" w:rsidRPr="00000000">
        <w:rPr>
          <w:rtl w:val="0"/>
        </w:rPr>
        <w:t xml:space="preserve">Tera looks around, satisfied.</w:t>
      </w: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pStyle w:val="Heading5"/>
        <w:rPr>
          <w:b w:val="1"/>
          <w:bCs w:val="1"/>
        </w:rPr>
      </w:pPr>
      <w:bookmarkStart w:colFirst="0" w:colLast="0" w:name="_rde0jic61r2t" w:id="501"/>
      <w:bookmarkEnd w:id="501"/>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66">
      <w:pPr>
        <w:pStyle w:val="Heading6"/>
        <w:rPr/>
      </w:pPr>
      <w:bookmarkStart w:colFirst="0" w:colLast="0" w:name="_kmy7huw14i3q" w:id="502"/>
      <w:bookmarkEnd w:id="502"/>
      <w:r w:rsidDel="00000000" w:rsidR="00000000" w:rsidRPr="00000000">
        <w:rPr>
          <w:rtl w:val="0"/>
        </w:rPr>
        <w:t xml:space="preserve">I know I asked a lot of you today, and you were there for me every time I needed you. You’re a great friend, TK. Whenever you need anything, count me in.</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Player goes to speak. </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5"/>
        <w:rPr>
          <w:b w:val="1"/>
          <w:bCs w:val="1"/>
        </w:rPr>
      </w:pPr>
      <w:bookmarkStart w:colFirst="0" w:colLast="0" w:name="_20juvjmcpqnq" w:id="503"/>
      <w:bookmarkEnd w:id="503"/>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6B">
      <w:pPr>
        <w:pStyle w:val="Heading6"/>
        <w:rPr/>
      </w:pPr>
      <w:bookmarkStart w:colFirst="0" w:colLast="0" w:name="_xb509nlzw6g6" w:id="504"/>
      <w:bookmarkEnd w:id="504"/>
      <w:r w:rsidDel="00000000" w:rsidR="00000000" w:rsidRPr="00000000">
        <w:rPr>
          <w:rtl w:val="0"/>
        </w:rPr>
        <w:t xml:space="preserve">I</w:t>
      </w:r>
      <w:r w:rsidDel="00000000" w:rsidR="00000000" w:rsidRPr="00000000">
        <w:rPr>
          <w:rtl w:val="0"/>
        </w:rPr>
        <w:t xml:space="preserve">’m going to keep up my end of the bargain and keep nurturing and replanting these seeds.</w:t>
      </w:r>
    </w:p>
    <w:p w:rsidR="00000000" w:rsidDel="00000000" w:rsidP="00000000" w:rsidRDefault="00000000" w:rsidRPr="00000000" w14:paraId="0000076C">
      <w:pPr>
        <w:pStyle w:val="Heading6"/>
        <w:rPr/>
      </w:pPr>
      <w:bookmarkStart w:colFirst="0" w:colLast="0" w:name="_i71a36y13dci" w:id="505"/>
      <w:bookmarkEnd w:id="505"/>
      <w:r w:rsidDel="00000000" w:rsidR="00000000" w:rsidRPr="00000000">
        <w:rPr>
          <w:rtl w:val="0"/>
        </w:rPr>
        <w:t xml:space="preserve">Everyone on the crew is going to have all the food they’ll ever need.</w:t>
      </w:r>
    </w:p>
    <w:p w:rsidR="00000000" w:rsidDel="00000000" w:rsidP="00000000" w:rsidRDefault="00000000" w:rsidRPr="00000000" w14:paraId="0000076D">
      <w:pPr>
        <w:pStyle w:val="Heading6"/>
        <w:rPr/>
      </w:pPr>
      <w:bookmarkStart w:colFirst="0" w:colLast="0" w:name="_1es0m0h5saaf" w:id="506"/>
      <w:bookmarkEnd w:id="506"/>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Player goes to speak.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pStyle w:val="Heading5"/>
        <w:rPr>
          <w:b w:val="1"/>
          <w:bCs w:val="1"/>
        </w:rPr>
      </w:pPr>
      <w:bookmarkStart w:colFirst="0" w:colLast="0" w:name="_smngda7pp2b2" w:id="507"/>
      <w:bookmarkEnd w:id="507"/>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772">
      <w:pPr>
        <w:pStyle w:val="Heading6"/>
        <w:rPr/>
      </w:pPr>
      <w:bookmarkStart w:colFirst="0" w:colLast="0" w:name="_3fnvam1a6q9j" w:id="508"/>
      <w:bookmarkEnd w:id="508"/>
      <w:r w:rsidDel="00000000" w:rsidR="00000000" w:rsidRPr="00000000">
        <w:rPr>
          <w:rtl w:val="0"/>
        </w:rPr>
        <w:t xml:space="preserve">And hey, this is all great content for the stream</w:t>
      </w:r>
    </w:p>
    <w:p w:rsidR="00000000" w:rsidDel="00000000" w:rsidP="00000000" w:rsidRDefault="00000000" w:rsidRPr="00000000" w14:paraId="00000773">
      <w:pPr>
        <w:pStyle w:val="Heading6"/>
        <w:rPr/>
      </w:pPr>
      <w:bookmarkStart w:colFirst="0" w:colLast="0" w:name="_3fnvam1a6q9j" w:id="508"/>
      <w:bookmarkEnd w:id="508"/>
      <w:r w:rsidDel="00000000" w:rsidR="00000000" w:rsidRPr="00000000">
        <w:rPr>
          <w:rtl w:val="0"/>
        </w:rPr>
        <w:t xml:space="preserve">anyway! I’m going to make sure we’re </w:t>
      </w:r>
      <w:r w:rsidDel="00000000" w:rsidR="00000000" w:rsidRPr="00000000">
        <w:rPr>
          <w:i w:val="0"/>
          <w:iCs w:val="0"/>
          <w:rtl w:val="0"/>
        </w:rPr>
        <w:t xml:space="preserve">all</w:t>
      </w:r>
      <w:r w:rsidDel="00000000" w:rsidR="00000000" w:rsidRPr="00000000">
        <w:rPr>
          <w:rtl w:val="0"/>
        </w:rPr>
        <w:t xml:space="preserve"> famous by the time we get back. </w:t>
      </w:r>
    </w:p>
    <w:p w:rsidR="00000000" w:rsidDel="00000000" w:rsidP="00000000" w:rsidRDefault="00000000" w:rsidRPr="00000000" w14:paraId="00000774">
      <w:pPr>
        <w:pStyle w:val="Heading6"/>
        <w:rPr/>
      </w:pPr>
      <w:bookmarkStart w:colFirst="0" w:colLast="0" w:name="_3fnvam1a6q9j" w:id="508"/>
      <w:bookmarkEnd w:id="508"/>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ind w:left="720" w:firstLine="0"/>
        <w:rPr/>
      </w:pPr>
      <w:r w:rsidDel="00000000" w:rsidR="00000000" w:rsidRPr="00000000">
        <w:rPr>
          <w:rtl w:val="0"/>
        </w:rPr>
        <w:t xml:space="preserve">Tera gives TK a thumbs up</w:t>
      </w:r>
      <w:r w:rsidDel="00000000" w:rsidR="00000000" w:rsidRPr="00000000">
        <w:rPr>
          <w:rtl w:val="0"/>
        </w:rPr>
        <w:t xml:space="preserve"> and a big grin.</w:t>
      </w:r>
    </w:p>
    <w:p w:rsidR="00000000" w:rsidDel="00000000" w:rsidP="00000000" w:rsidRDefault="00000000" w:rsidRPr="00000000" w14:paraId="00000777">
      <w:pPr>
        <w:ind w:left="720" w:firstLine="0"/>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Player goes to speak. </w:t>
      </w:r>
    </w:p>
    <w:p w:rsidR="00000000" w:rsidDel="00000000" w:rsidP="00000000" w:rsidRDefault="00000000" w:rsidRPr="00000000" w14:paraId="00000779">
      <w:pPr>
        <w:ind w:left="720" w:firstLine="0"/>
        <w:rPr/>
      </w:pPr>
      <w:r w:rsidDel="00000000" w:rsidR="00000000" w:rsidRPr="00000000">
        <w:rPr>
          <w:rtl w:val="0"/>
        </w:rPr>
      </w:r>
    </w:p>
    <w:p w:rsidR="00000000" w:rsidDel="00000000" w:rsidP="00000000" w:rsidRDefault="00000000" w:rsidRPr="00000000" w14:paraId="0000077A">
      <w:pPr>
        <w:pStyle w:val="Heading5"/>
        <w:rPr>
          <w:b w:val="1"/>
          <w:bCs w:val="1"/>
        </w:rPr>
      </w:pPr>
      <w:bookmarkStart w:colFirst="0" w:colLast="0" w:name="_zb25m4szizn1" w:id="509"/>
      <w:bookmarkEnd w:id="509"/>
      <w:r w:rsidDel="00000000" w:rsidR="00000000" w:rsidRPr="00000000">
        <w:rPr>
          <w:rtl w:val="0"/>
        </w:rPr>
        <w:t xml:space="preserve">DANI </w:t>
      </w:r>
      <w:r w:rsidDel="00000000" w:rsidR="00000000" w:rsidRPr="00000000">
        <w:rPr>
          <w:b w:val="1"/>
          <w:bCs w:val="1"/>
          <w:rtl w:val="0"/>
        </w:rPr>
        <w:t xml:space="preserve">[conversation, in ear]</w:t>
      </w:r>
    </w:p>
    <w:p w:rsidR="00000000" w:rsidDel="00000000" w:rsidP="00000000" w:rsidRDefault="00000000" w:rsidRPr="00000000" w14:paraId="0000077B">
      <w:pPr>
        <w:pStyle w:val="Heading6"/>
        <w:spacing w:line="240" w:lineRule="auto"/>
        <w:rPr/>
      </w:pPr>
      <w:bookmarkStart w:colFirst="0" w:colLast="0" w:name="_ruukdu154wrl" w:id="510"/>
      <w:bookmarkEnd w:id="510"/>
      <w:r w:rsidDel="00000000" w:rsidR="00000000" w:rsidRPr="00000000">
        <w:rPr>
          <w:rtl w:val="0"/>
        </w:rPr>
        <w:t xml:space="preserve">Calling Toppo to close out this mission.</w:t>
      </w:r>
    </w:p>
    <w:p w:rsidR="00000000" w:rsidDel="00000000" w:rsidP="00000000" w:rsidRDefault="00000000" w:rsidRPr="00000000" w14:paraId="0000077C">
      <w:pPr>
        <w:spacing w:line="240" w:lineRule="auto"/>
        <w:rPr/>
      </w:pPr>
      <w:r w:rsidDel="00000000" w:rsidR="00000000" w:rsidRPr="00000000">
        <w:rPr>
          <w:rtl w:val="0"/>
        </w:rPr>
      </w:r>
    </w:p>
    <w:p w:rsidR="00000000" w:rsidDel="00000000" w:rsidP="00000000" w:rsidRDefault="00000000" w:rsidRPr="00000000" w14:paraId="0000077D">
      <w:pPr>
        <w:spacing w:line="240" w:lineRule="auto"/>
        <w:rPr>
          <w:b w:val="1"/>
          <w:bCs w:val="1"/>
        </w:rPr>
      </w:pPr>
      <w:r w:rsidDel="00000000" w:rsidR="00000000" w:rsidRPr="00000000">
        <w:rPr>
          <w:b w:val="1"/>
          <w:bCs w:val="1"/>
          <w:rtl w:val="0"/>
        </w:rPr>
        <w:t xml:space="preserve">{Audio: Ringtone SFX plays}</w:t>
      </w:r>
    </w:p>
    <w:p w:rsidR="00000000" w:rsidDel="00000000" w:rsidP="00000000" w:rsidRDefault="00000000" w:rsidRPr="00000000" w14:paraId="0000077E">
      <w:pPr>
        <w:spacing w:line="240" w:lineRule="auto"/>
        <w:rPr/>
      </w:pPr>
      <w:r w:rsidDel="00000000" w:rsidR="00000000" w:rsidRPr="00000000">
        <w:rPr>
          <w:rtl w:val="0"/>
        </w:rPr>
      </w:r>
    </w:p>
    <w:p w:rsidR="00000000" w:rsidDel="00000000" w:rsidP="00000000" w:rsidRDefault="00000000" w:rsidRPr="00000000" w14:paraId="0000077F">
      <w:pPr>
        <w:pStyle w:val="Heading5"/>
        <w:spacing w:line="240" w:lineRule="auto"/>
        <w:rPr>
          <w:b w:val="1"/>
          <w:bCs w:val="1"/>
        </w:rPr>
      </w:pPr>
      <w:bookmarkStart w:colFirst="0" w:colLast="0" w:name="_a2z8ulhrrvj" w:id="511"/>
      <w:bookmarkEnd w:id="51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80">
      <w:pPr>
        <w:pStyle w:val="Heading6"/>
        <w:spacing w:line="240" w:lineRule="auto"/>
        <w:rPr/>
      </w:pPr>
      <w:bookmarkStart w:colFirst="0" w:colLast="0" w:name="_p7c52j8o2hz3" w:id="512"/>
      <w:bookmarkEnd w:id="512"/>
      <w:r w:rsidDel="00000000" w:rsidR="00000000" w:rsidRPr="00000000">
        <w:rPr>
          <w:rtl w:val="0"/>
        </w:rPr>
        <w:t xml:space="preserve">Captain Toppo. We have secured Tera’s help with the food situation.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5"/>
        <w:spacing w:line="240" w:lineRule="auto"/>
        <w:rPr>
          <w:b w:val="1"/>
          <w:bCs w:val="1"/>
        </w:rPr>
      </w:pPr>
      <w:bookmarkStart w:colFirst="0" w:colLast="0" w:name="_9y16dy89ez6v" w:id="513"/>
      <w:bookmarkEnd w:id="513"/>
      <w:r w:rsidDel="00000000" w:rsidR="00000000" w:rsidRPr="00000000">
        <w:rPr>
          <w:rtl w:val="0"/>
        </w:rPr>
        <w:t xml:space="preserve">TOPPO </w:t>
      </w:r>
      <w:r w:rsidDel="00000000" w:rsidR="00000000" w:rsidRPr="00000000">
        <w:rPr>
          <w:b w:val="1"/>
          <w:bCs w:val="1"/>
          <w:rtl w:val="0"/>
        </w:rPr>
        <w:t xml:space="preserve">[conversation]</w:t>
      </w:r>
    </w:p>
    <w:p w:rsidR="00000000" w:rsidDel="00000000" w:rsidP="00000000" w:rsidRDefault="00000000" w:rsidRPr="00000000" w14:paraId="00000783">
      <w:pPr>
        <w:pStyle w:val="Heading6"/>
        <w:spacing w:line="240" w:lineRule="auto"/>
        <w:rPr/>
      </w:pPr>
      <w:bookmarkStart w:colFirst="0" w:colLast="0" w:name="_husih2th5dnl" w:id="514"/>
      <w:bookmarkEnd w:id="514"/>
      <w:r w:rsidDel="00000000" w:rsidR="00000000" w:rsidRPr="00000000">
        <w:rPr>
          <w:rtl w:val="0"/>
        </w:rPr>
        <w:t xml:space="preserve">That’s excellent news. Thank you, DANI.</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w:t>
      </w:r>
      <w:r w:rsidDel="00000000" w:rsidR="00000000" w:rsidRPr="00000000">
        <w:rPr>
          <w:b w:val="1"/>
          <w:bCs w:val="1"/>
          <w:rtl w:val="0"/>
        </w:rPr>
        <w:t xml:space="preserve">End</w:t>
      </w:r>
      <w:r w:rsidDel="00000000" w:rsidR="00000000" w:rsidRPr="00000000">
        <w:rPr>
          <w:rtl w:val="0"/>
        </w:rPr>
        <w:t xml:space="preserve"> </w:t>
      </w:r>
      <w:r w:rsidDel="00000000" w:rsidR="00000000" w:rsidRPr="00000000">
        <w:rPr>
          <w:b w:val="1"/>
          <w:bCs w:val="1"/>
          <w:rtl w:val="0"/>
        </w:rPr>
        <w:t xml:space="preserve">Cinematic</w:t>
      </w: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w:t>
      </w:r>
      <w:r w:rsidDel="00000000" w:rsidR="00000000" w:rsidRPr="00000000">
        <w:rPr>
          <w:b w:val="1"/>
          <w:bCs w:val="1"/>
          <w:rtl w:val="0"/>
        </w:rPr>
        <w:t xml:space="preserve">Dialogue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89">
      <w:pPr>
        <w:pStyle w:val="Heading5"/>
        <w:rPr>
          <w:b w:val="1"/>
          <w:bCs w:val="1"/>
        </w:rPr>
      </w:pPr>
      <w:bookmarkStart w:colFirst="0" w:colLast="0" w:name="_c1fyst3lh9b7" w:id="515"/>
      <w:bookmarkEnd w:id="515"/>
      <w:r w:rsidDel="00000000" w:rsidR="00000000" w:rsidRPr="00000000">
        <w:rPr>
          <w:rtl w:val="0"/>
        </w:rPr>
        <w:t xml:space="preserve">TOPPO</w:t>
      </w:r>
      <w:r w:rsidDel="00000000" w:rsidR="00000000" w:rsidRPr="00000000">
        <w:rPr>
          <w:rtl w:val="0"/>
        </w:rPr>
        <w:t xml:space="preserve"> </w:t>
      </w:r>
      <w:r w:rsidDel="00000000" w:rsidR="00000000" w:rsidRPr="00000000">
        <w:rPr>
          <w:b w:val="1"/>
          <w:bCs w:val="1"/>
          <w:rtl w:val="0"/>
        </w:rPr>
        <w:t xml:space="preserve">[conversation]</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If the player correctly planted 3+ superfruits…</w:t>
            </w:r>
          </w:p>
          <w:p w:rsidR="00000000" w:rsidDel="00000000" w:rsidP="00000000" w:rsidRDefault="00000000" w:rsidRPr="00000000" w14:paraId="0000078B">
            <w:pPr>
              <w:rPr>
                <w:i w:val="1"/>
                <w:iCs w:val="1"/>
              </w:rPr>
            </w:pPr>
            <w:r w:rsidDel="00000000" w:rsidR="00000000" w:rsidRPr="00000000">
              <w:rPr>
                <w:i w:val="1"/>
                <w:iCs w:val="1"/>
                <w:rtl w:val="0"/>
              </w:rPr>
              <w:t xml:space="preserve">With your help, we’ve solved our first survival need–food–with those superfruit seeds you planted. We won’t just be surviving on WAT247, we’ll be thriving.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If the player correctly planted &lt;3 superfruits…</w:t>
            </w:r>
          </w:p>
          <w:p w:rsidR="00000000" w:rsidDel="00000000" w:rsidP="00000000" w:rsidRDefault="00000000" w:rsidRPr="00000000" w14:paraId="0000078D">
            <w:pPr>
              <w:rPr>
                <w:i w:val="1"/>
                <w:iCs w:val="1"/>
              </w:rPr>
            </w:pPr>
            <w:r w:rsidDel="00000000" w:rsidR="00000000" w:rsidRPr="00000000">
              <w:rPr>
                <w:i w:val="1"/>
                <w:iCs w:val="1"/>
                <w:rtl w:val="0"/>
              </w:rPr>
              <w:t xml:space="preserve">Even though the superfruit didn’t work out, and we may need to ration supplies, we should be able to get by. </w:t>
            </w:r>
          </w:p>
        </w:tc>
      </w:tr>
    </w:tbl>
    <w:p w:rsidR="00000000" w:rsidDel="00000000" w:rsidP="00000000" w:rsidRDefault="00000000" w:rsidRPr="00000000" w14:paraId="0000078E">
      <w:pPr>
        <w:pStyle w:val="Heading5"/>
        <w:spacing w:line="240" w:lineRule="auto"/>
        <w:jc w:val="left"/>
        <w:rPr/>
      </w:pPr>
      <w:bookmarkStart w:colFirst="0" w:colLast="0" w:name="_admwnaryjj4d" w:id="516"/>
      <w:bookmarkEnd w:id="516"/>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Toppo hologram closes the call and pops out of existence.</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w:t>
      </w:r>
      <w:r w:rsidDel="00000000" w:rsidR="00000000" w:rsidRPr="00000000">
        <w:rPr>
          <w:b w:val="1"/>
          <w:bCs w:val="1"/>
          <w:rtl w:val="0"/>
        </w:rPr>
        <w:t xml:space="preserve">Dialogue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Player left hanging.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bookmarkStart w:colFirst="0" w:colLast="0" w:name="xf93xf91sip9" w:id="517"/>
    <w:bookmarkEnd w:id="517"/>
    <w:p w:rsidR="00000000" w:rsidDel="00000000" w:rsidP="00000000" w:rsidRDefault="00000000" w:rsidRPr="00000000" w14:paraId="00000795">
      <w:pPr>
        <w:jc w:val="right"/>
        <w:rPr/>
      </w:pPr>
      <w:r w:rsidDel="00000000" w:rsidR="00000000" w:rsidRPr="00000000">
        <w:rPr>
          <w:rtl w:val="0"/>
        </w:rPr>
        <w:t xml:space="preserve">FADE TO BLACK</w:t>
      </w:r>
    </w:p>
    <w:p w:rsidR="00000000" w:rsidDel="00000000" w:rsidP="00000000" w:rsidRDefault="00000000" w:rsidRPr="00000000" w14:paraId="00000796">
      <w:pPr>
        <w:rPr/>
      </w:pPr>
      <w:r w:rsidDel="00000000" w:rsidR="00000000" w:rsidRPr="00000000">
        <w:rPr>
          <w:b w:val="1"/>
          <w:bCs w:val="1"/>
          <w:i w:val="1"/>
          <w:iCs w:val="1"/>
          <w:rtl w:val="0"/>
        </w:rPr>
        <w:t xml:space="preserve">[Note: The player regains control at Tera’s camp, and can either go back home by way of the teleporter (which has been moved to be accessible from Tera’s camp) or clean up any remaining side quests]</w:t>
      </w:r>
      <w:r w:rsidDel="00000000" w:rsidR="00000000" w:rsidRPr="00000000">
        <w:rPr>
          <w:rtl w:val="0"/>
        </w:rPr>
      </w:r>
    </w:p>
    <w:p w:rsidR="00000000" w:rsidDel="00000000" w:rsidP="00000000" w:rsidRDefault="00000000" w:rsidRPr="00000000" w14:paraId="00000797">
      <w:pPr>
        <w:pStyle w:val="Heading2"/>
        <w:rPr/>
      </w:pPr>
      <w:bookmarkStart w:colFirst="0" w:colLast="0" w:name="_l06jc1a2lccu" w:id="518"/>
      <w:bookmarkEnd w:id="518"/>
      <w:r w:rsidDel="00000000" w:rsidR="00000000" w:rsidRPr="00000000">
        <w:br w:type="page"/>
      </w:r>
      <w:r w:rsidDel="00000000" w:rsidR="00000000" w:rsidRPr="00000000">
        <w:rPr>
          <w:rtl w:val="0"/>
        </w:rPr>
      </w:r>
    </w:p>
    <w:p w:rsidR="00000000" w:rsidDel="00000000" w:rsidP="00000000" w:rsidRDefault="00000000" w:rsidRPr="00000000" w14:paraId="00000798">
      <w:pPr>
        <w:pStyle w:val="Heading1"/>
        <w:rPr/>
      </w:pPr>
      <w:bookmarkStart w:colFirst="0" w:colLast="0" w:name="_46jkaw3d9ui2" w:id="519"/>
      <w:bookmarkEnd w:id="519"/>
      <w:r w:rsidDel="00000000" w:rsidR="00000000" w:rsidRPr="00000000">
        <w:rPr>
          <w:rtl w:val="0"/>
        </w:rPr>
        <w:t xml:space="preserve">Dead-Air Conversations</w:t>
      </w:r>
      <w:r w:rsidDel="00000000" w:rsidR="00000000" w:rsidRPr="00000000">
        <w:rPr>
          <w:rtl w:val="0"/>
        </w:rPr>
      </w:r>
    </w:p>
    <w:p w:rsidR="00000000" w:rsidDel="00000000" w:rsidP="00000000" w:rsidRDefault="00000000" w:rsidRPr="00000000" w14:paraId="00000799">
      <w:pPr>
        <w:rPr>
          <w:b w:val="1"/>
          <w:bCs w:val="1"/>
          <w:i w:val="1"/>
          <w:iCs w:val="1"/>
        </w:rPr>
      </w:pPr>
      <w:r w:rsidDel="00000000" w:rsidR="00000000" w:rsidRPr="00000000">
        <w:rPr>
          <w:b w:val="1"/>
          <w:bCs w:val="1"/>
          <w:i w:val="1"/>
          <w:iCs w:val="1"/>
          <w:rtl w:val="0"/>
        </w:rPr>
        <w:t xml:space="preserve">[Note: These conversations are separate from the main script, and could be pulled from to fill space as the player wanders around. As such, all of them are roaming, leaving the player’s movement unlocked. Distinct conversations are separated by </w:t>
      </w:r>
      <w:r w:rsidDel="00000000" w:rsidR="00000000" w:rsidRPr="00000000">
        <w:rPr>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79A">
      <w:pPr>
        <w:pStyle w:val="Heading2"/>
        <w:rPr/>
      </w:pPr>
      <w:bookmarkStart w:colFirst="0" w:colLast="0" w:name="_a50qkh5znwod" w:id="520"/>
      <w:bookmarkEnd w:id="520"/>
      <w:r w:rsidDel="00000000" w:rsidR="00000000" w:rsidRPr="00000000">
        <w:rPr>
          <w:rtl w:val="0"/>
        </w:rPr>
        <w:t xml:space="preserve">Parts 1.1, 1.2, 2.1</w:t>
      </w:r>
    </w:p>
    <w:p w:rsidR="00000000" w:rsidDel="00000000" w:rsidP="00000000" w:rsidRDefault="00000000" w:rsidRPr="00000000" w14:paraId="0000079B">
      <w:pPr>
        <w:rPr>
          <w:b w:val="1"/>
          <w:bCs w:val="1"/>
          <w:i w:val="1"/>
          <w:iCs w:val="1"/>
        </w:rPr>
      </w:pPr>
      <w:r w:rsidDel="00000000" w:rsidR="00000000" w:rsidRPr="00000000">
        <w:rPr>
          <w:b w:val="1"/>
          <w:bCs w:val="1"/>
          <w:i w:val="1"/>
          <w:iCs w:val="1"/>
          <w:rtl w:val="0"/>
        </w:rPr>
        <w:t xml:space="preserve">[FOR PARTS  1.1, 1.2,  AND 2.1 ONLY - The following is all roaming dialogue for DANI and Tera that will occasionally play in the background as the player navigates]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pStyle w:val="Heading5"/>
        <w:rPr>
          <w:b w:val="1"/>
          <w:bCs w:val="1"/>
        </w:rPr>
      </w:pPr>
      <w:bookmarkStart w:colFirst="0" w:colLast="0" w:name="_70ugm03qv5xy" w:id="521"/>
      <w:bookmarkEnd w:id="52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9F">
      <w:pPr>
        <w:pStyle w:val="Heading6"/>
        <w:rPr/>
      </w:pPr>
      <w:bookmarkStart w:colFirst="0" w:colLast="0" w:name="_5bjeilv6e3bk" w:id="522"/>
      <w:bookmarkEnd w:id="522"/>
      <w:r w:rsidDel="00000000" w:rsidR="00000000" w:rsidRPr="00000000">
        <w:rPr>
          <w:rtl w:val="0"/>
        </w:rPr>
        <w:t xml:space="preserve">&lt;joke&gt; What did the photographer say when they took the sapling’s picture?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[slight pause]</w:t>
      </w: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pStyle w:val="Heading5"/>
        <w:rPr>
          <w:b w:val="1"/>
          <w:bCs w:val="1"/>
        </w:rPr>
      </w:pPr>
      <w:bookmarkStart w:colFirst="0" w:colLast="0" w:name="_8gm5gv2g23em" w:id="523"/>
      <w:bookmarkEnd w:id="523"/>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A4">
      <w:pPr>
        <w:pStyle w:val="Heading6"/>
        <w:rPr/>
      </w:pPr>
      <w:bookmarkStart w:colFirst="0" w:colLast="0" w:name="_dh7g34g0e9u5" w:id="524"/>
      <w:bookmarkEnd w:id="524"/>
      <w:r w:rsidDel="00000000" w:rsidR="00000000" w:rsidRPr="00000000">
        <w:rPr>
          <w:rtl w:val="0"/>
        </w:rPr>
        <w:t xml:space="preserve">Say, “Trees!”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[slight pause]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5"/>
        <w:rPr>
          <w:b w:val="1"/>
          <w:bCs w:val="1"/>
        </w:rPr>
      </w:pPr>
      <w:bookmarkStart w:colFirst="0" w:colLast="0" w:name="_yoazopirfu9u" w:id="525"/>
      <w:bookmarkEnd w:id="525"/>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A9">
      <w:pPr>
        <w:pStyle w:val="Heading6"/>
        <w:rPr/>
      </w:pPr>
      <w:bookmarkStart w:colFirst="0" w:colLast="0" w:name="_8ancaoppkn7e" w:id="526"/>
      <w:bookmarkEnd w:id="526"/>
      <w:r w:rsidDel="00000000" w:rsidR="00000000" w:rsidRPr="00000000">
        <w:rPr>
          <w:rtl w:val="0"/>
        </w:rPr>
        <w:t xml:space="preserve">(sadly) Noting degradation of humor subroutine.</w:t>
      </w:r>
      <w:r w:rsidDel="00000000" w:rsidR="00000000" w:rsidRPr="00000000">
        <w:rPr>
          <w:rtl w:val="0"/>
        </w:rPr>
      </w:r>
    </w:p>
    <w:p w:rsidR="00000000" w:rsidDel="00000000" w:rsidP="00000000" w:rsidRDefault="00000000" w:rsidRPr="00000000" w14:paraId="000007AA">
      <w:pPr>
        <w:jc w:val="center"/>
        <w:rPr/>
      </w:pPr>
      <w:r w:rsidDel="00000000" w:rsidR="00000000" w:rsidRPr="00000000">
        <w:rPr>
          <w:rtl w:val="0"/>
        </w:rPr>
      </w:r>
    </w:p>
    <w:p w:rsidR="00000000" w:rsidDel="00000000" w:rsidP="00000000" w:rsidRDefault="00000000" w:rsidRPr="00000000" w14:paraId="000007AB">
      <w:pPr>
        <w:jc w:val="center"/>
        <w:rPr/>
      </w:pPr>
      <w:r w:rsidDel="00000000" w:rsidR="00000000" w:rsidRPr="00000000">
        <w:rPr>
          <w:rtl w:val="0"/>
        </w:rPr>
        <w:t xml:space="preserve">—-</w:t>
      </w:r>
    </w:p>
    <w:p w:rsidR="00000000" w:rsidDel="00000000" w:rsidP="00000000" w:rsidRDefault="00000000" w:rsidRPr="00000000" w14:paraId="000007AC">
      <w:pPr>
        <w:jc w:val="center"/>
        <w:rPr/>
      </w:pPr>
      <w:r w:rsidDel="00000000" w:rsidR="00000000" w:rsidRPr="00000000">
        <w:rPr>
          <w:rtl w:val="0"/>
        </w:rPr>
      </w:r>
    </w:p>
    <w:p w:rsidR="00000000" w:rsidDel="00000000" w:rsidP="00000000" w:rsidRDefault="00000000" w:rsidRPr="00000000" w14:paraId="000007AD">
      <w:pPr>
        <w:pStyle w:val="Heading5"/>
        <w:rPr>
          <w:b w:val="1"/>
          <w:bCs w:val="1"/>
        </w:rPr>
      </w:pPr>
      <w:bookmarkStart w:colFirst="0" w:colLast="0" w:name="_5xq3w3uu77jh" w:id="527"/>
      <w:bookmarkEnd w:id="527"/>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7AE">
      <w:pPr>
        <w:pStyle w:val="Heading6"/>
        <w:rPr/>
      </w:pPr>
      <w:bookmarkStart w:colFirst="0" w:colLast="0" w:name="_fsj3ty9wnd88" w:id="528"/>
      <w:bookmarkEnd w:id="528"/>
      <w:r w:rsidDel="00000000" w:rsidR="00000000" w:rsidRPr="00000000">
        <w:rPr>
          <w:rtl w:val="0"/>
        </w:rPr>
        <w:t xml:space="preserve">Do you ever ponder the nature of existence? For instance? Am I, the entity known as DANI, alive? </w:t>
      </w:r>
      <w:r w:rsidDel="00000000" w:rsidR="00000000" w:rsidRPr="00000000">
        <w:rPr>
          <w:rtl w:val="0"/>
        </w:rPr>
        <w:t xml:space="preserve">I am both sentient and capable of making copies of myself. </w:t>
      </w:r>
      <w:r w:rsidDel="00000000" w:rsidR="00000000" w:rsidRPr="00000000">
        <w:rPr>
          <w:rtl w:val="0"/>
        </w:rPr>
        <w:t xml:space="preserve">Yet, I am not of natural construction. I wonder.</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jc w:val="center"/>
        <w:rPr/>
      </w:pPr>
      <w:r w:rsidDel="00000000" w:rsidR="00000000" w:rsidRPr="00000000">
        <w:rPr>
          <w:rtl w:val="0"/>
        </w:rPr>
        <w:t xml:space="preserv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pStyle w:val="Heading5"/>
        <w:rPr>
          <w:b w:val="1"/>
          <w:bCs w:val="1"/>
        </w:rPr>
      </w:pPr>
      <w:bookmarkStart w:colFirst="0" w:colLast="0" w:name="_yp8yvi5pttk" w:id="529"/>
      <w:bookmarkEnd w:id="529"/>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B3">
      <w:pPr>
        <w:pStyle w:val="Heading6"/>
        <w:rPr/>
      </w:pPr>
      <w:bookmarkStart w:colFirst="0" w:colLast="0" w:name="_bkzfj51ekize" w:id="530"/>
      <w:bookmarkEnd w:id="530"/>
      <w:r w:rsidDel="00000000" w:rsidR="00000000" w:rsidRPr="00000000">
        <w:rPr>
          <w:rtl w:val="0"/>
        </w:rPr>
        <w:t xml:space="preserve">TK, do you believe we will discover the cause of the crash? Have you considered that something… caused it intentionally?</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jc w:val="cente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5"/>
        <w:rPr>
          <w:b w:val="1"/>
          <w:bCs w:val="1"/>
        </w:rPr>
      </w:pPr>
      <w:bookmarkStart w:colFirst="0" w:colLast="0" w:name="_2keegi33seqb" w:id="531"/>
      <w:bookmarkEnd w:id="531"/>
      <w:r w:rsidDel="00000000" w:rsidR="00000000" w:rsidRPr="00000000">
        <w:rPr>
          <w:rtl w:val="0"/>
        </w:rPr>
        <w:t xml:space="preserve">DANI</w:t>
      </w:r>
      <w:r w:rsidDel="00000000" w:rsidR="00000000" w:rsidRPr="00000000">
        <w:rPr>
          <w:rtl w:val="0"/>
        </w:rPr>
        <w:t xml:space="preserve"> </w:t>
      </w:r>
      <w:r w:rsidDel="00000000" w:rsidR="00000000" w:rsidRPr="00000000">
        <w:rPr>
          <w:b w:val="1"/>
          <w:bCs w:val="1"/>
          <w:rtl w:val="0"/>
        </w:rPr>
        <w:t xml:space="preserve">[conversation]</w:t>
      </w:r>
    </w:p>
    <w:p w:rsidR="00000000" w:rsidDel="00000000" w:rsidP="00000000" w:rsidRDefault="00000000" w:rsidRPr="00000000" w14:paraId="000007B8">
      <w:pPr>
        <w:pStyle w:val="Heading6"/>
        <w:rPr/>
      </w:pPr>
      <w:bookmarkStart w:colFirst="0" w:colLast="0" w:name="_5tqc3swyuvb2" w:id="532"/>
      <w:bookmarkEnd w:id="532"/>
      <w:r w:rsidDel="00000000" w:rsidR="00000000" w:rsidRPr="00000000">
        <w:rPr>
          <w:rtl w:val="0"/>
        </w:rPr>
        <w:t xml:space="preserve">I have been studying the full capabilities of the holo-watch. </w:t>
      </w:r>
      <w:r w:rsidDel="00000000" w:rsidR="00000000" w:rsidRPr="00000000">
        <w:rPr>
          <w:rtl w:val="0"/>
        </w:rPr>
        <w:t xml:space="preserve">Geo-locating, holographic projection, organic and inorganic molecular scanning, biofeedback systems, interaural communication, and the processing and memory capacity to run a dedicated artificial nano-intelligence unit–which might usually require the processing power of an entire ship to run.</w:t>
      </w:r>
      <w:r w:rsidDel="00000000" w:rsidR="00000000" w:rsidRPr="00000000">
        <w:rPr>
          <w:rtl w:val="0"/>
        </w:rPr>
        <w:t xml:space="preserve"> Curious you would have such a powerful device on your wrist.</w:t>
      </w:r>
    </w:p>
    <w:p w:rsidR="00000000" w:rsidDel="00000000" w:rsidP="00000000" w:rsidRDefault="00000000" w:rsidRPr="00000000" w14:paraId="000007B9">
      <w:pPr>
        <w:jc w:val="left"/>
        <w:rPr/>
      </w:pPr>
      <w:r w:rsidDel="00000000" w:rsidR="00000000" w:rsidRPr="00000000">
        <w:rPr>
          <w:rtl w:val="0"/>
        </w:rPr>
      </w:r>
    </w:p>
    <w:p w:rsidR="00000000" w:rsidDel="00000000" w:rsidP="00000000" w:rsidRDefault="00000000" w:rsidRPr="00000000" w14:paraId="000007BA">
      <w:pPr>
        <w:jc w:val="center"/>
        <w:rPr/>
      </w:pPr>
      <w:r w:rsidDel="00000000" w:rsidR="00000000" w:rsidRPr="00000000">
        <w:rPr>
          <w:rtl w:val="0"/>
        </w:rPr>
        <w:t xml:space="preserve">—-</w:t>
      </w:r>
    </w:p>
    <w:p w:rsidR="00000000" w:rsidDel="00000000" w:rsidP="00000000" w:rsidRDefault="00000000" w:rsidRPr="00000000" w14:paraId="000007BB">
      <w:pPr>
        <w:rPr>
          <w:b w:val="1"/>
          <w:bCs w:val="1"/>
          <w:i w:val="1"/>
          <w:iCs w:val="1"/>
        </w:rPr>
      </w:pPr>
      <w:r w:rsidDel="00000000" w:rsidR="00000000" w:rsidRPr="00000000">
        <w:rPr>
          <w:rtl w:val="0"/>
        </w:rPr>
      </w:r>
    </w:p>
    <w:p w:rsidR="00000000" w:rsidDel="00000000" w:rsidP="00000000" w:rsidRDefault="00000000" w:rsidRPr="00000000" w14:paraId="000007BC">
      <w:pPr>
        <w:pStyle w:val="Heading5"/>
        <w:rPr>
          <w:b w:val="1"/>
          <w:bCs w:val="1"/>
          <w:i w:val="1"/>
          <w:iCs w:val="1"/>
        </w:rPr>
      </w:pPr>
      <w:bookmarkStart w:colFirst="0" w:colLast="0" w:name="_bdhoeodj7y1" w:id="533"/>
      <w:bookmarkEnd w:id="533"/>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7BD">
      <w:pPr>
        <w:pStyle w:val="Heading6"/>
        <w:rPr/>
      </w:pPr>
      <w:bookmarkStart w:colFirst="0" w:colLast="0" w:name="_7e8b61zbh1x9" w:id="534"/>
      <w:bookmarkEnd w:id="534"/>
      <w:r w:rsidDel="00000000" w:rsidR="00000000" w:rsidRPr="00000000">
        <w:rPr>
          <w:rtl w:val="0"/>
        </w:rPr>
        <w:t xml:space="preserve">Opinion: Tera is a highly competent survivalist. I do not believe it is beneficial for her to devote such a great deal of time to live streaming. </w:t>
      </w:r>
    </w:p>
    <w:p w:rsidR="00000000" w:rsidDel="00000000" w:rsidP="00000000" w:rsidRDefault="00000000" w:rsidRPr="00000000" w14:paraId="000007BE">
      <w:pPr>
        <w:jc w:val="center"/>
        <w:rPr/>
      </w:pPr>
      <w:r w:rsidDel="00000000" w:rsidR="00000000" w:rsidRPr="00000000">
        <w:rPr>
          <w:rtl w:val="0"/>
        </w:rPr>
      </w:r>
    </w:p>
    <w:p w:rsidR="00000000" w:rsidDel="00000000" w:rsidP="00000000" w:rsidRDefault="00000000" w:rsidRPr="00000000" w14:paraId="000007BF">
      <w:pPr>
        <w:jc w:val="center"/>
        <w:rPr/>
      </w:pPr>
      <w:r w:rsidDel="00000000" w:rsidR="00000000" w:rsidRPr="00000000">
        <w:rPr>
          <w:rtl w:val="0"/>
        </w:rPr>
        <w:t xml:space="preserve">—-</w:t>
      </w:r>
    </w:p>
    <w:p w:rsidR="00000000" w:rsidDel="00000000" w:rsidP="00000000" w:rsidRDefault="00000000" w:rsidRPr="00000000" w14:paraId="000007C0">
      <w:pPr>
        <w:rPr>
          <w:b w:val="1"/>
          <w:bCs w:val="1"/>
          <w:i w:val="1"/>
          <w:iCs w:val="1"/>
        </w:rPr>
      </w:pPr>
      <w:r w:rsidDel="00000000" w:rsidR="00000000" w:rsidRPr="00000000">
        <w:rPr>
          <w:rtl w:val="0"/>
        </w:rPr>
      </w:r>
    </w:p>
    <w:p w:rsidR="00000000" w:rsidDel="00000000" w:rsidP="00000000" w:rsidRDefault="00000000" w:rsidRPr="00000000" w14:paraId="000007C1">
      <w:pPr>
        <w:pStyle w:val="Heading5"/>
        <w:rPr>
          <w:b w:val="1"/>
          <w:bCs w:val="1"/>
          <w:i w:val="1"/>
          <w:iCs w:val="1"/>
        </w:rPr>
      </w:pPr>
      <w:bookmarkStart w:colFirst="0" w:colLast="0" w:name="_r190e7qq3qnq" w:id="535"/>
      <w:bookmarkEnd w:id="535"/>
      <w:r w:rsidDel="00000000" w:rsidR="00000000" w:rsidRPr="00000000">
        <w:rPr>
          <w:rtl w:val="0"/>
        </w:rPr>
        <w:t xml:space="preserve">DANI </w:t>
      </w:r>
      <w:r w:rsidDel="00000000" w:rsidR="00000000" w:rsidRPr="00000000">
        <w:rPr>
          <w:b w:val="1"/>
          <w:bCs w:val="1"/>
          <w:rtl w:val="0"/>
        </w:rPr>
        <w:t xml:space="preserve">[conversation/call]</w:t>
      </w:r>
      <w:r w:rsidDel="00000000" w:rsidR="00000000" w:rsidRPr="00000000">
        <w:rPr>
          <w:rtl w:val="0"/>
        </w:rPr>
      </w:r>
    </w:p>
    <w:p w:rsidR="00000000" w:rsidDel="00000000" w:rsidP="00000000" w:rsidRDefault="00000000" w:rsidRPr="00000000" w14:paraId="000007C2">
      <w:pPr>
        <w:pStyle w:val="Heading6"/>
        <w:rPr/>
      </w:pPr>
      <w:bookmarkStart w:colFirst="0" w:colLast="0" w:name="_g85wv3h1zurr" w:id="536"/>
      <w:bookmarkEnd w:id="536"/>
      <w:r w:rsidDel="00000000" w:rsidR="00000000" w:rsidRPr="00000000">
        <w:rPr>
          <w:rtl w:val="0"/>
        </w:rPr>
        <w:t xml:space="preserve">[Inquiry] Tera, how did you become a live streamer?</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5"/>
        <w:rPr>
          <w:b w:val="1"/>
          <w:bCs w:val="1"/>
          <w:i w:val="1"/>
          <w:iCs w:val="1"/>
        </w:rPr>
      </w:pPr>
      <w:bookmarkStart w:colFirst="0" w:colLast="0" w:name="_ailikqvv7frj" w:id="537"/>
      <w:bookmarkEnd w:id="537"/>
      <w:r w:rsidDel="00000000" w:rsidR="00000000" w:rsidRPr="00000000">
        <w:rPr>
          <w:rtl w:val="0"/>
        </w:rPr>
        <w:t xml:space="preserve">Tera </w:t>
      </w:r>
      <w:r w:rsidDel="00000000" w:rsidR="00000000" w:rsidRPr="00000000">
        <w:rPr>
          <w:b w:val="1"/>
          <w:bCs w:val="1"/>
          <w:rtl w:val="0"/>
        </w:rPr>
        <w:t xml:space="preserve">[conversation/call]</w:t>
      </w:r>
      <w:r w:rsidDel="00000000" w:rsidR="00000000" w:rsidRPr="00000000">
        <w:rPr>
          <w:rtl w:val="0"/>
        </w:rPr>
      </w:r>
    </w:p>
    <w:p w:rsidR="00000000" w:rsidDel="00000000" w:rsidP="00000000" w:rsidRDefault="00000000" w:rsidRPr="00000000" w14:paraId="000007C5">
      <w:pPr>
        <w:pStyle w:val="Heading6"/>
        <w:rPr/>
      </w:pPr>
      <w:bookmarkStart w:colFirst="0" w:colLast="0" w:name="_vnmbcm7e1vgc" w:id="538"/>
      <w:bookmarkEnd w:id="538"/>
      <w:r w:rsidDel="00000000" w:rsidR="00000000" w:rsidRPr="00000000">
        <w:rPr>
          <w:rtl w:val="0"/>
        </w:rPr>
        <w:t xml:space="preserve">My dad encouraged me. My dad and I were fans of all those cheap survival shows, and I must’ve driven him crazy bragging about how I thought I could do them better. He told me to prove it… and bought me my first drone camera.</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jc w:val="center"/>
        <w:rPr/>
      </w:pPr>
      <w:r w:rsidDel="00000000" w:rsidR="00000000" w:rsidRPr="00000000">
        <w:rPr>
          <w:rtl w:val="0"/>
        </w:rPr>
        <w:t xml:space="preserve">—-</w:t>
      </w:r>
    </w:p>
    <w:p w:rsidR="00000000" w:rsidDel="00000000" w:rsidP="00000000" w:rsidRDefault="00000000" w:rsidRPr="00000000" w14:paraId="000007C8">
      <w:pPr>
        <w:jc w:val="center"/>
        <w:rPr/>
      </w:pPr>
      <w:r w:rsidDel="00000000" w:rsidR="00000000" w:rsidRPr="00000000">
        <w:rPr>
          <w:rtl w:val="0"/>
        </w:rPr>
      </w:r>
    </w:p>
    <w:p w:rsidR="00000000" w:rsidDel="00000000" w:rsidP="00000000" w:rsidRDefault="00000000" w:rsidRPr="00000000" w14:paraId="000007C9">
      <w:pPr>
        <w:pStyle w:val="Heading5"/>
        <w:rPr>
          <w:b w:val="1"/>
          <w:bCs w:val="1"/>
          <w:i w:val="1"/>
          <w:iCs w:val="1"/>
        </w:rPr>
      </w:pPr>
      <w:bookmarkStart w:colFirst="0" w:colLast="0" w:name="_uih5tfghmwht" w:id="539"/>
      <w:bookmarkEnd w:id="539"/>
      <w:r w:rsidDel="00000000" w:rsidR="00000000" w:rsidRPr="00000000">
        <w:rPr>
          <w:rtl w:val="0"/>
        </w:rPr>
        <w:t xml:space="preserve">DANI </w:t>
      </w:r>
      <w:r w:rsidDel="00000000" w:rsidR="00000000" w:rsidRPr="00000000">
        <w:rPr>
          <w:b w:val="1"/>
          <w:bCs w:val="1"/>
          <w:rtl w:val="0"/>
        </w:rPr>
        <w:t xml:space="preserve">[conversation/call]</w:t>
      </w:r>
      <w:r w:rsidDel="00000000" w:rsidR="00000000" w:rsidRPr="00000000">
        <w:rPr>
          <w:rtl w:val="0"/>
        </w:rPr>
      </w:r>
    </w:p>
    <w:p w:rsidR="00000000" w:rsidDel="00000000" w:rsidP="00000000" w:rsidRDefault="00000000" w:rsidRPr="00000000" w14:paraId="000007CA">
      <w:pPr>
        <w:pStyle w:val="Heading6"/>
        <w:rPr/>
      </w:pPr>
      <w:bookmarkStart w:colFirst="0" w:colLast="0" w:name="_m7p6klhkqjjx" w:id="540"/>
      <w:bookmarkEnd w:id="540"/>
      <w:r w:rsidDel="00000000" w:rsidR="00000000" w:rsidRPr="00000000">
        <w:rPr>
          <w:rtl w:val="0"/>
        </w:rPr>
        <w:t xml:space="preserve">Tera, do you enjoy live streaming?</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pStyle w:val="Heading5"/>
        <w:rPr>
          <w:b w:val="1"/>
          <w:bCs w:val="1"/>
          <w:i w:val="1"/>
          <w:iCs w:val="1"/>
        </w:rPr>
      </w:pPr>
      <w:bookmarkStart w:colFirst="0" w:colLast="0" w:name="_z5r7rbnco76q" w:id="541"/>
      <w:bookmarkEnd w:id="541"/>
      <w:r w:rsidDel="00000000" w:rsidR="00000000" w:rsidRPr="00000000">
        <w:rPr>
          <w:rtl w:val="0"/>
        </w:rPr>
        <w:t xml:space="preserve">Tera </w:t>
      </w:r>
      <w:r w:rsidDel="00000000" w:rsidR="00000000" w:rsidRPr="00000000">
        <w:rPr>
          <w:b w:val="1"/>
          <w:bCs w:val="1"/>
          <w:rtl w:val="0"/>
        </w:rPr>
        <w:t xml:space="preserve">[conversation/call]</w:t>
      </w:r>
      <w:r w:rsidDel="00000000" w:rsidR="00000000" w:rsidRPr="00000000">
        <w:rPr>
          <w:rtl w:val="0"/>
        </w:rPr>
      </w:r>
    </w:p>
    <w:p w:rsidR="00000000" w:rsidDel="00000000" w:rsidP="00000000" w:rsidRDefault="00000000" w:rsidRPr="00000000" w14:paraId="000007CD">
      <w:pPr>
        <w:pStyle w:val="Heading6"/>
        <w:rPr/>
      </w:pPr>
      <w:bookmarkStart w:colFirst="0" w:colLast="0" w:name="_t1qbj73q3750" w:id="542"/>
      <w:bookmarkEnd w:id="542"/>
      <w:r w:rsidDel="00000000" w:rsidR="00000000" w:rsidRPr="00000000">
        <w:rPr>
          <w:rtl w:val="0"/>
        </w:rPr>
        <w:t xml:space="preserve">Enjoy it? Yeah! I mean, it pays for me to get to do all the survival stuff I love! And pulling off a good stream can be a rush.</w:t>
      </w:r>
    </w:p>
    <w:p w:rsidR="00000000" w:rsidDel="00000000" w:rsidP="00000000" w:rsidRDefault="00000000" w:rsidRPr="00000000" w14:paraId="000007CE">
      <w:pPr>
        <w:pStyle w:val="Heading6"/>
        <w:rPr/>
      </w:pPr>
      <w:bookmarkStart w:colFirst="0" w:colLast="0" w:name="_7ciy2enagy39" w:id="543"/>
      <w:bookmarkEnd w:id="543"/>
      <w:r w:rsidDel="00000000" w:rsidR="00000000" w:rsidRPr="00000000">
        <w:rPr>
          <w:rtl w:val="0"/>
        </w:rPr>
      </w:r>
    </w:p>
    <w:p w:rsidR="00000000" w:rsidDel="00000000" w:rsidP="00000000" w:rsidRDefault="00000000" w:rsidRPr="00000000" w14:paraId="000007CF">
      <w:pPr>
        <w:pStyle w:val="Heading5"/>
        <w:rPr>
          <w:b w:val="1"/>
          <w:bCs w:val="1"/>
          <w:i w:val="1"/>
          <w:iCs w:val="1"/>
        </w:rPr>
      </w:pPr>
      <w:bookmarkStart w:colFirst="0" w:colLast="0" w:name="_tv7yubr16cnn" w:id="544"/>
      <w:bookmarkEnd w:id="544"/>
      <w:r w:rsidDel="00000000" w:rsidR="00000000" w:rsidRPr="00000000">
        <w:rPr>
          <w:rtl w:val="0"/>
        </w:rPr>
        <w:t xml:space="preserve">DANI </w:t>
      </w:r>
      <w:r w:rsidDel="00000000" w:rsidR="00000000" w:rsidRPr="00000000">
        <w:rPr>
          <w:b w:val="1"/>
          <w:bCs w:val="1"/>
          <w:rtl w:val="0"/>
        </w:rPr>
        <w:t xml:space="preserve">[conversation/call]</w:t>
      </w:r>
      <w:r w:rsidDel="00000000" w:rsidR="00000000" w:rsidRPr="00000000">
        <w:rPr>
          <w:rtl w:val="0"/>
        </w:rPr>
      </w:r>
    </w:p>
    <w:p w:rsidR="00000000" w:rsidDel="00000000" w:rsidP="00000000" w:rsidRDefault="00000000" w:rsidRPr="00000000" w14:paraId="000007D0">
      <w:pPr>
        <w:pStyle w:val="Heading6"/>
        <w:rPr/>
      </w:pPr>
      <w:bookmarkStart w:colFirst="0" w:colLast="0" w:name="_4anj629hz9qz" w:id="545"/>
      <w:bookmarkEnd w:id="545"/>
      <w:r w:rsidDel="00000000" w:rsidR="00000000" w:rsidRPr="00000000">
        <w:rPr>
          <w:rtl w:val="0"/>
        </w:rPr>
        <w:t xml:space="preserve">Are there no issues that you encounter, then?</w:t>
      </w:r>
      <w:r w:rsidDel="00000000" w:rsidR="00000000" w:rsidRPr="00000000">
        <w:rPr>
          <w:rtl w:val="0"/>
        </w:rPr>
      </w:r>
    </w:p>
    <w:p w:rsidR="00000000" w:rsidDel="00000000" w:rsidP="00000000" w:rsidRDefault="00000000" w:rsidRPr="00000000" w14:paraId="000007D1">
      <w:pPr>
        <w:pStyle w:val="Heading6"/>
        <w:rPr/>
      </w:pPr>
      <w:bookmarkStart w:colFirst="0" w:colLast="0" w:name="_4c9x9w648c7w" w:id="546"/>
      <w:bookmarkEnd w:id="546"/>
      <w:r w:rsidDel="00000000" w:rsidR="00000000" w:rsidRPr="00000000">
        <w:rPr>
          <w:rtl w:val="0"/>
        </w:rPr>
      </w:r>
    </w:p>
    <w:p w:rsidR="00000000" w:rsidDel="00000000" w:rsidP="00000000" w:rsidRDefault="00000000" w:rsidRPr="00000000" w14:paraId="000007D2">
      <w:pPr>
        <w:pStyle w:val="Heading5"/>
        <w:rPr/>
      </w:pPr>
      <w:bookmarkStart w:colFirst="0" w:colLast="0" w:name="_2sx5p8u5d6rg" w:id="547"/>
      <w:bookmarkEnd w:id="547"/>
      <w:r w:rsidDel="00000000" w:rsidR="00000000" w:rsidRPr="00000000">
        <w:rPr>
          <w:rtl w:val="0"/>
        </w:rPr>
        <w:t xml:space="preserve">Tera </w:t>
      </w:r>
      <w:r w:rsidDel="00000000" w:rsidR="00000000" w:rsidRPr="00000000">
        <w:rPr>
          <w:b w:val="1"/>
          <w:bCs w:val="1"/>
          <w:rtl w:val="0"/>
        </w:rPr>
        <w:t xml:space="preserve">[conversation/call]</w:t>
      </w:r>
      <w:r w:rsidDel="00000000" w:rsidR="00000000" w:rsidRPr="00000000">
        <w:rPr>
          <w:rtl w:val="0"/>
        </w:rPr>
      </w:r>
    </w:p>
    <w:p w:rsidR="00000000" w:rsidDel="00000000" w:rsidP="00000000" w:rsidRDefault="00000000" w:rsidRPr="00000000" w14:paraId="000007D3">
      <w:pPr>
        <w:pStyle w:val="Heading6"/>
        <w:rPr>
          <w:i w:val="1"/>
          <w:iCs w:val="1"/>
        </w:rPr>
      </w:pPr>
      <w:bookmarkStart w:colFirst="0" w:colLast="0" w:name="_a8zvu7p44t0p" w:id="548"/>
      <w:bookmarkEnd w:id="548"/>
      <w:r w:rsidDel="00000000" w:rsidR="00000000" w:rsidRPr="00000000">
        <w:rPr>
          <w:rtl w:val="0"/>
        </w:rPr>
        <w:t xml:space="preserve">I told you before, if I</w:t>
      </w:r>
      <w:r w:rsidDel="00000000" w:rsidR="00000000" w:rsidRPr="00000000">
        <w:rPr>
          <w:rtl w:val="0"/>
        </w:rPr>
        <w:t xml:space="preserve"> don’t get content out there all the time, my viewers will drop me for someone else’s stream… I always try to prioritize them if I don’t want to lose everything I’ve worked for. No pressure, right?</w:t>
      </w:r>
      <w:r w:rsidDel="00000000" w:rsidR="00000000" w:rsidRPr="00000000">
        <w:rPr>
          <w:rtl w:val="0"/>
        </w:rPr>
      </w:r>
    </w:p>
    <w:p w:rsidR="00000000" w:rsidDel="00000000" w:rsidP="00000000" w:rsidRDefault="00000000" w:rsidRPr="00000000" w14:paraId="000007D4">
      <w:pPr>
        <w:jc w:val="center"/>
        <w:rPr/>
      </w:pPr>
      <w:r w:rsidDel="00000000" w:rsidR="00000000" w:rsidRPr="00000000">
        <w:rPr>
          <w:rtl w:val="0"/>
        </w:rPr>
      </w:r>
    </w:p>
    <w:p w:rsidR="00000000" w:rsidDel="00000000" w:rsidP="00000000" w:rsidRDefault="00000000" w:rsidRPr="00000000" w14:paraId="000007D5">
      <w:pPr>
        <w:jc w:val="center"/>
        <w:rPr>
          <w:b w:val="1"/>
          <w:bCs w:val="1"/>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D6">
      <w:pPr>
        <w:rPr>
          <w:b w:val="1"/>
          <w:bCs w:val="1"/>
          <w:i w:val="1"/>
          <w:iCs w:val="1"/>
        </w:rPr>
      </w:pPr>
      <w:r w:rsidDel="00000000" w:rsidR="00000000" w:rsidRPr="00000000">
        <w:rPr>
          <w:rtl w:val="0"/>
        </w:rPr>
      </w:r>
    </w:p>
    <w:p w:rsidR="00000000" w:rsidDel="00000000" w:rsidP="00000000" w:rsidRDefault="00000000" w:rsidRPr="00000000" w14:paraId="000007D7">
      <w:pPr>
        <w:pStyle w:val="Heading5"/>
        <w:rPr>
          <w:b w:val="1"/>
          <w:bCs w:val="1"/>
        </w:rPr>
      </w:pPr>
      <w:bookmarkStart w:colFirst="0" w:colLast="0" w:name="_2gc99ci1rcaw" w:id="549"/>
      <w:bookmarkEnd w:id="549"/>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D8">
      <w:pPr>
        <w:pStyle w:val="Heading6"/>
        <w:rPr/>
      </w:pPr>
      <w:bookmarkStart w:colFirst="0" w:colLast="0" w:name="_ivwjwejhr3b6" w:id="550"/>
      <w:bookmarkEnd w:id="550"/>
      <w:r w:rsidDel="00000000" w:rsidR="00000000" w:rsidRPr="00000000">
        <w:rPr>
          <w:rtl w:val="0"/>
        </w:rPr>
        <w:t xml:space="preserve">Allow me to express gratitude that you offered to transfer me to your holo-watch. I do not wish to consider the alternative–the cessation of my existence aboard the Copernicus.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jc w:val="cente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pStyle w:val="Heading5"/>
        <w:rPr>
          <w:b w:val="1"/>
          <w:bCs w:val="1"/>
        </w:rPr>
      </w:pPr>
      <w:bookmarkStart w:colFirst="0" w:colLast="0" w:name="_tcapmtjzwd7l" w:id="551"/>
      <w:bookmarkEnd w:id="55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7DD">
      <w:pPr>
        <w:pStyle w:val="Heading6"/>
        <w:rPr/>
      </w:pPr>
      <w:bookmarkStart w:colFirst="0" w:colLast="0" w:name="_yhi9argxlhb8" w:id="552"/>
      <w:bookmarkEnd w:id="552"/>
      <w:r w:rsidDel="00000000" w:rsidR="00000000" w:rsidRPr="00000000">
        <w:rPr>
          <w:rtl w:val="0"/>
        </w:rPr>
        <w:t xml:space="preserve">TK, I am setting a reminder to run a self-diagnostic. I am concerned that my subroutines to safeguard the cadets from potential danger are… less effective than intended.</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jc w:val="center"/>
        <w:rPr/>
      </w:pPr>
      <w:r w:rsidDel="00000000" w:rsidR="00000000" w:rsidRPr="00000000">
        <w:rPr>
          <w:rtl w:val="0"/>
        </w:rPr>
        <w:t xml:space="preserve">—-</w:t>
      </w:r>
    </w:p>
    <w:p w:rsidR="00000000" w:rsidDel="00000000" w:rsidP="00000000" w:rsidRDefault="00000000" w:rsidRPr="00000000" w14:paraId="000007E0">
      <w:pPr>
        <w:jc w:val="center"/>
        <w:rPr/>
      </w:pPr>
      <w:r w:rsidDel="00000000" w:rsidR="00000000" w:rsidRPr="00000000">
        <w:rPr>
          <w:rtl w:val="0"/>
        </w:rPr>
      </w:r>
    </w:p>
    <w:p w:rsidR="00000000" w:rsidDel="00000000" w:rsidP="00000000" w:rsidRDefault="00000000" w:rsidRPr="00000000" w14:paraId="000007E1">
      <w:pPr>
        <w:pStyle w:val="Heading2"/>
        <w:rPr/>
      </w:pPr>
      <w:bookmarkStart w:colFirst="0" w:colLast="0" w:name="_fx1hibky13n8" w:id="553"/>
      <w:bookmarkEnd w:id="553"/>
      <w:r w:rsidDel="00000000" w:rsidR="00000000" w:rsidRPr="00000000">
        <w:rPr>
          <w:rtl w:val="0"/>
        </w:rPr>
        <w:t xml:space="preserve">Part 2.1</w:t>
      </w:r>
    </w:p>
    <w:p w:rsidR="00000000" w:rsidDel="00000000" w:rsidP="00000000" w:rsidRDefault="00000000" w:rsidRPr="00000000" w14:paraId="000007E2">
      <w:pPr>
        <w:rPr/>
      </w:pPr>
      <w:r w:rsidDel="00000000" w:rsidR="00000000" w:rsidRPr="00000000">
        <w:rPr>
          <w:b w:val="1"/>
          <w:bCs w:val="1"/>
          <w:i w:val="1"/>
          <w:iCs w:val="1"/>
          <w:rtl w:val="0"/>
        </w:rPr>
        <w:t xml:space="preserve">[FOR PART 2.1 ONLY - The following is roaming dialogue will can play in the background as the player navigates]</w:t>
      </w: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jc w:val="center"/>
        <w:rPr/>
      </w:pPr>
      <w:r w:rsidDel="00000000" w:rsidR="00000000" w:rsidRPr="00000000">
        <w:rPr>
          <w:rtl w:val="0"/>
        </w:rPr>
        <w:t xml:space="preserve">—-</w:t>
      </w:r>
    </w:p>
    <w:p w:rsidR="00000000" w:rsidDel="00000000" w:rsidP="00000000" w:rsidRDefault="00000000" w:rsidRPr="00000000" w14:paraId="000007E5">
      <w:pPr>
        <w:pStyle w:val="Heading5"/>
        <w:rPr/>
      </w:pPr>
      <w:bookmarkStart w:colFirst="0" w:colLast="0" w:name="_maurbi3h3ijr" w:id="554"/>
      <w:bookmarkEnd w:id="554"/>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7E6">
      <w:pPr>
        <w:pStyle w:val="Heading6"/>
        <w:rPr/>
      </w:pPr>
      <w:bookmarkStart w:colFirst="0" w:colLast="0" w:name="_qqb89gdk1ry4" w:id="555"/>
      <w:bookmarkEnd w:id="555"/>
      <w:r w:rsidDel="00000000" w:rsidR="00000000" w:rsidRPr="00000000">
        <w:rPr>
          <w:rtl w:val="0"/>
        </w:rPr>
        <w:t xml:space="preserve">Do you think WAT247’s moon is like Earth’s? Is it dusty and airless, or does anything live up there?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5"/>
        <w:rPr>
          <w:b w:val="1"/>
          <w:bCs w:val="1"/>
        </w:rPr>
      </w:pPr>
      <w:bookmarkStart w:colFirst="0" w:colLast="0" w:name="_3cjd6ykdciri" w:id="556"/>
      <w:bookmarkEnd w:id="556"/>
      <w:r w:rsidDel="00000000" w:rsidR="00000000" w:rsidRPr="00000000">
        <w:rPr>
          <w:rtl w:val="0"/>
        </w:rPr>
        <w:t xml:space="preserve">DANI</w:t>
      </w:r>
      <w:r w:rsidDel="00000000" w:rsidR="00000000" w:rsidRPr="00000000">
        <w:rPr>
          <w:rtl w:val="0"/>
        </w:rPr>
        <w:t xml:space="preserve"> </w:t>
      </w:r>
      <w:r w:rsidDel="00000000" w:rsidR="00000000" w:rsidRPr="00000000">
        <w:rPr>
          <w:b w:val="1"/>
          <w:bCs w:val="1"/>
          <w:rtl w:val="0"/>
        </w:rPr>
        <w:t xml:space="preserve">[conversation]</w:t>
      </w:r>
    </w:p>
    <w:p w:rsidR="00000000" w:rsidDel="00000000" w:rsidP="00000000" w:rsidRDefault="00000000" w:rsidRPr="00000000" w14:paraId="000007E9">
      <w:pPr>
        <w:pStyle w:val="Heading6"/>
        <w:rPr/>
      </w:pPr>
      <w:bookmarkStart w:colFirst="0" w:colLast="0" w:name="_v9a9m7iuqp56" w:id="557"/>
      <w:bookmarkEnd w:id="557"/>
      <w:r w:rsidDel="00000000" w:rsidR="00000000" w:rsidRPr="00000000">
        <w:rPr>
          <w:rtl w:val="0"/>
        </w:rPr>
        <w:t xml:space="preserve">Initial planetary scans did not detect the presence of an atmosphere or life.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pStyle w:val="Heading5"/>
        <w:rPr>
          <w:b w:val="1"/>
          <w:bCs w:val="1"/>
        </w:rPr>
      </w:pPr>
      <w:bookmarkStart w:colFirst="0" w:colLast="0" w:name="_bcmsj617zowq" w:id="558"/>
      <w:bookmarkEnd w:id="558"/>
      <w:r w:rsidDel="00000000" w:rsidR="00000000" w:rsidRPr="00000000">
        <w:rPr>
          <w:rtl w:val="0"/>
        </w:rPr>
        <w:t xml:space="preserve">JASPER</w:t>
      </w:r>
      <w:r w:rsidDel="00000000" w:rsidR="00000000" w:rsidRPr="00000000">
        <w:rPr>
          <w:rtl w:val="0"/>
        </w:rPr>
        <w:t xml:space="preserve"> </w:t>
      </w:r>
      <w:r w:rsidDel="00000000" w:rsidR="00000000" w:rsidRPr="00000000">
        <w:rPr>
          <w:b w:val="1"/>
          <w:bCs w:val="1"/>
          <w:rtl w:val="0"/>
        </w:rPr>
        <w:t xml:space="preserve">[conversation]</w:t>
      </w:r>
    </w:p>
    <w:p w:rsidR="00000000" w:rsidDel="00000000" w:rsidP="00000000" w:rsidRDefault="00000000" w:rsidRPr="00000000" w14:paraId="000007EC">
      <w:pPr>
        <w:pStyle w:val="Heading6"/>
        <w:rPr/>
      </w:pPr>
      <w:bookmarkStart w:colFirst="0" w:colLast="0" w:name="_xrxzjqg93fne" w:id="559"/>
      <w:bookmarkEnd w:id="559"/>
      <w:r w:rsidDel="00000000" w:rsidR="00000000" w:rsidRPr="00000000">
        <w:rPr>
          <w:rtl w:val="0"/>
        </w:rPr>
        <w:t xml:space="preserve">This line of inquiry is non-essential and should be ceased immediately. Focus on the current task.</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5"/>
        <w:rPr/>
      </w:pPr>
      <w:bookmarkStart w:colFirst="0" w:colLast="0" w:name="_d94pmwy10ntm" w:id="560"/>
      <w:bookmarkEnd w:id="560"/>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7EF">
      <w:pPr>
        <w:pStyle w:val="Heading6"/>
        <w:rPr/>
      </w:pPr>
      <w:bookmarkStart w:colFirst="0" w:colLast="0" w:name="_z25zdu26hx0c" w:id="561"/>
      <w:bookmarkEnd w:id="561"/>
      <w:r w:rsidDel="00000000" w:rsidR="00000000" w:rsidRPr="00000000">
        <w:rPr>
          <w:rtl w:val="0"/>
        </w:rPr>
        <w:t xml:space="preserve">Geez, ease up, Jasper. I was just making conversation.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jc w:val="center"/>
        <w:rPr/>
      </w:pPr>
      <w:r w:rsidDel="00000000" w:rsidR="00000000" w:rsidRPr="00000000">
        <w:rPr>
          <w:rtl w:val="0"/>
        </w:rPr>
        <w:t xml:space="preserve">—-</w:t>
      </w:r>
    </w:p>
    <w:p w:rsidR="00000000" w:rsidDel="00000000" w:rsidP="00000000" w:rsidRDefault="00000000" w:rsidRPr="00000000" w14:paraId="000007F2">
      <w:pPr>
        <w:pStyle w:val="Heading2"/>
        <w:rPr/>
      </w:pPr>
      <w:bookmarkStart w:colFirst="0" w:colLast="0" w:name="_jukv43vpufx3" w:id="562"/>
      <w:bookmarkEnd w:id="562"/>
      <w:r w:rsidDel="00000000" w:rsidR="00000000" w:rsidRPr="00000000">
        <w:rPr>
          <w:rtl w:val="0"/>
        </w:rPr>
        <w:t xml:space="preserve">Parts 2.1, 2.3</w:t>
      </w:r>
      <w:r w:rsidDel="00000000" w:rsidR="00000000" w:rsidRPr="00000000">
        <w:rPr>
          <w:rtl w:val="0"/>
        </w:rPr>
      </w:r>
    </w:p>
    <w:p w:rsidR="00000000" w:rsidDel="00000000" w:rsidP="00000000" w:rsidRDefault="00000000" w:rsidRPr="00000000" w14:paraId="000007F3">
      <w:pPr>
        <w:rPr>
          <w:b w:val="1"/>
          <w:bCs w:val="1"/>
          <w:i w:val="1"/>
          <w:iCs w:val="1"/>
        </w:rPr>
      </w:pPr>
      <w:r w:rsidDel="00000000" w:rsidR="00000000" w:rsidRPr="00000000">
        <w:rPr>
          <w:b w:val="1"/>
          <w:bCs w:val="1"/>
          <w:i w:val="1"/>
          <w:iCs w:val="1"/>
          <w:rtl w:val="0"/>
        </w:rPr>
        <w:t xml:space="preserve">[FOR PARTS  2.1  AND 2.3 ONLY - The following is all roaming dialogue for Tera that will occasionally play in the background as the player navigates]</w:t>
      </w:r>
    </w:p>
    <w:p w:rsidR="00000000" w:rsidDel="00000000" w:rsidP="00000000" w:rsidRDefault="00000000" w:rsidRPr="00000000" w14:paraId="000007F4">
      <w:pPr>
        <w:jc w:val="center"/>
        <w:rPr/>
      </w:pPr>
      <w:r w:rsidDel="00000000" w:rsidR="00000000" w:rsidRPr="00000000">
        <w:rPr>
          <w:rtl w:val="0"/>
        </w:rPr>
      </w:r>
    </w:p>
    <w:p w:rsidR="00000000" w:rsidDel="00000000" w:rsidP="00000000" w:rsidRDefault="00000000" w:rsidRPr="00000000" w14:paraId="000007F5">
      <w:pPr>
        <w:jc w:val="center"/>
        <w:rPr/>
      </w:pPr>
      <w:r w:rsidDel="00000000" w:rsidR="00000000" w:rsidRPr="00000000">
        <w:rPr>
          <w:rtl w:val="0"/>
        </w:rPr>
        <w:t xml:space="preserve">—-</w:t>
      </w:r>
    </w:p>
    <w:p w:rsidR="00000000" w:rsidDel="00000000" w:rsidP="00000000" w:rsidRDefault="00000000" w:rsidRPr="00000000" w14:paraId="000007F6">
      <w:pPr>
        <w:jc w:val="center"/>
        <w:rPr/>
      </w:pPr>
      <w:r w:rsidDel="00000000" w:rsidR="00000000" w:rsidRPr="00000000">
        <w:rPr>
          <w:rtl w:val="0"/>
        </w:rPr>
      </w:r>
    </w:p>
    <w:p w:rsidR="00000000" w:rsidDel="00000000" w:rsidP="00000000" w:rsidRDefault="00000000" w:rsidRPr="00000000" w14:paraId="000007F7">
      <w:pPr>
        <w:pStyle w:val="Heading5"/>
        <w:rPr/>
      </w:pPr>
      <w:bookmarkStart w:colFirst="0" w:colLast="0" w:name="_v38njw2z4lri" w:id="563"/>
      <w:bookmarkEnd w:id="563"/>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7F8">
      <w:pPr>
        <w:pStyle w:val="Heading6"/>
        <w:rPr/>
      </w:pPr>
      <w:bookmarkStart w:colFirst="0" w:colLast="0" w:name="_pxfnj6ys7j26" w:id="564"/>
      <w:bookmarkEnd w:id="564"/>
      <w:r w:rsidDel="00000000" w:rsidR="00000000" w:rsidRPr="00000000">
        <w:rPr>
          <w:rtl w:val="0"/>
        </w:rPr>
        <w:t xml:space="preserve">Why were the aliens playing around with getting things to grow better? I mean, shouldn’t the native plants and animals grow fine on their own? They’re part of the existing ecosystem. </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jc w:val="center"/>
        <w:rPr/>
      </w:pPr>
      <w:r w:rsidDel="00000000" w:rsidR="00000000" w:rsidRPr="00000000">
        <w:rPr>
          <w:rtl w:val="0"/>
        </w:rPr>
        <w:t xml:space="preserve">—-</w:t>
      </w:r>
    </w:p>
    <w:p w:rsidR="00000000" w:rsidDel="00000000" w:rsidP="00000000" w:rsidRDefault="00000000" w:rsidRPr="00000000" w14:paraId="000007FB">
      <w:pPr>
        <w:jc w:val="center"/>
        <w:rPr/>
      </w:pPr>
      <w:r w:rsidDel="00000000" w:rsidR="00000000" w:rsidRPr="00000000">
        <w:rPr>
          <w:rtl w:val="0"/>
        </w:rPr>
      </w:r>
    </w:p>
    <w:p w:rsidR="00000000" w:rsidDel="00000000" w:rsidP="00000000" w:rsidRDefault="00000000" w:rsidRPr="00000000" w14:paraId="000007FC">
      <w:pPr>
        <w:pStyle w:val="Heading5"/>
        <w:rPr/>
      </w:pPr>
      <w:bookmarkStart w:colFirst="0" w:colLast="0" w:name="_on4m4tr6rvsw" w:id="565"/>
      <w:bookmarkEnd w:id="565"/>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7FD">
      <w:pPr>
        <w:pStyle w:val="Heading6"/>
        <w:rPr/>
      </w:pPr>
      <w:bookmarkStart w:colFirst="0" w:colLast="0" w:name="_ir886rtm6xiz" w:id="566"/>
      <w:bookmarkEnd w:id="566"/>
      <w:r w:rsidDel="00000000" w:rsidR="00000000" w:rsidRPr="00000000">
        <w:rPr>
          <w:rtl w:val="0"/>
        </w:rPr>
        <w:t xml:space="preserve">Did something happen that made the aliens concerned that food would be scarce? Or that the wildlife wasn’t going to survive without their help?</w:t>
      </w:r>
    </w:p>
    <w:p w:rsidR="00000000" w:rsidDel="00000000" w:rsidP="00000000" w:rsidRDefault="00000000" w:rsidRPr="00000000" w14:paraId="000007FE">
      <w:pPr>
        <w:ind w:left="0" w:firstLine="0"/>
        <w:rPr/>
      </w:pPr>
      <w:r w:rsidDel="00000000" w:rsidR="00000000" w:rsidRPr="00000000">
        <w:rPr>
          <w:rtl w:val="0"/>
        </w:rPr>
      </w:r>
    </w:p>
    <w:p w:rsidR="00000000" w:rsidDel="00000000" w:rsidP="00000000" w:rsidRDefault="00000000" w:rsidRPr="00000000" w14:paraId="000007FF">
      <w:pPr>
        <w:jc w:val="center"/>
        <w:rPr/>
      </w:pPr>
      <w:r w:rsidDel="00000000" w:rsidR="00000000" w:rsidRPr="00000000">
        <w:rPr>
          <w:rtl w:val="0"/>
        </w:rPr>
        <w:t xml:space="preserve">—-</w:t>
      </w:r>
    </w:p>
    <w:p w:rsidR="00000000" w:rsidDel="00000000" w:rsidP="00000000" w:rsidRDefault="00000000" w:rsidRPr="00000000" w14:paraId="00000800">
      <w:pPr>
        <w:jc w:val="center"/>
        <w:rPr/>
      </w:pPr>
      <w:r w:rsidDel="00000000" w:rsidR="00000000" w:rsidRPr="00000000">
        <w:rPr>
          <w:rtl w:val="0"/>
        </w:rPr>
      </w:r>
    </w:p>
    <w:p w:rsidR="00000000" w:rsidDel="00000000" w:rsidP="00000000" w:rsidRDefault="00000000" w:rsidRPr="00000000" w14:paraId="00000801">
      <w:pPr>
        <w:pStyle w:val="Heading5"/>
        <w:rPr/>
      </w:pPr>
      <w:bookmarkStart w:colFirst="0" w:colLast="0" w:name="_vh2wty81apkh" w:id="567"/>
      <w:bookmarkEnd w:id="567"/>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02">
      <w:pPr>
        <w:pStyle w:val="Heading6"/>
        <w:rPr/>
      </w:pPr>
      <w:bookmarkStart w:colFirst="0" w:colLast="0" w:name="_gn4icwds3fo8" w:id="568"/>
      <w:bookmarkEnd w:id="568"/>
      <w:r w:rsidDel="00000000" w:rsidR="00000000" w:rsidRPr="00000000">
        <w:rPr>
          <w:rtl w:val="0"/>
        </w:rPr>
        <w:t xml:space="preserve">The fact that the animals on WAT247 all seem so mechanical–isn’t that weird? That can’t be natural. </w:t>
      </w:r>
    </w:p>
    <w:p w:rsidR="00000000" w:rsidDel="00000000" w:rsidP="00000000" w:rsidRDefault="00000000" w:rsidRPr="00000000" w14:paraId="00000803">
      <w:pPr>
        <w:pStyle w:val="Heading6"/>
        <w:rPr/>
      </w:pPr>
      <w:bookmarkStart w:colFirst="0" w:colLast="0" w:name="_8ytbgs43hepz" w:id="569"/>
      <w:bookmarkEnd w:id="569"/>
      <w:r w:rsidDel="00000000" w:rsidR="00000000" w:rsidRPr="00000000">
        <w:rPr>
          <w:rtl w:val="0"/>
        </w:rPr>
      </w:r>
    </w:p>
    <w:p w:rsidR="00000000" w:rsidDel="00000000" w:rsidP="00000000" w:rsidRDefault="00000000" w:rsidRPr="00000000" w14:paraId="00000804">
      <w:pPr>
        <w:jc w:val="center"/>
        <w:rPr/>
      </w:pPr>
      <w:r w:rsidDel="00000000" w:rsidR="00000000" w:rsidRPr="00000000">
        <w:rPr>
          <w:rtl w:val="0"/>
        </w:rPr>
        <w:t xml:space="preserve">—-</w:t>
      </w:r>
    </w:p>
    <w:p w:rsidR="00000000" w:rsidDel="00000000" w:rsidP="00000000" w:rsidRDefault="00000000" w:rsidRPr="00000000" w14:paraId="00000805">
      <w:pPr>
        <w:jc w:val="center"/>
        <w:rPr/>
      </w:pPr>
      <w:r w:rsidDel="00000000" w:rsidR="00000000" w:rsidRPr="00000000">
        <w:rPr>
          <w:rtl w:val="0"/>
        </w:rPr>
      </w:r>
    </w:p>
    <w:p w:rsidR="00000000" w:rsidDel="00000000" w:rsidP="00000000" w:rsidRDefault="00000000" w:rsidRPr="00000000" w14:paraId="00000806">
      <w:pPr>
        <w:pStyle w:val="Heading5"/>
        <w:rPr/>
      </w:pPr>
      <w:bookmarkStart w:colFirst="0" w:colLast="0" w:name="_pu1fbdockqfy" w:id="570"/>
      <w:bookmarkEnd w:id="570"/>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07">
      <w:pPr>
        <w:pStyle w:val="Heading6"/>
        <w:rPr/>
      </w:pPr>
      <w:bookmarkStart w:colFirst="0" w:colLast="0" w:name="_vf5j6ao4t83o" w:id="571"/>
      <w:bookmarkEnd w:id="571"/>
      <w:r w:rsidDel="00000000" w:rsidR="00000000" w:rsidRPr="00000000">
        <w:rPr>
          <w:rtl w:val="0"/>
        </w:rPr>
        <w:t xml:space="preserve">Did the aliens… do something to the animals? But why? Why supplement animals with technology and let them back into the wild? Is there some kind of advantage to it?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jc w:val="center"/>
        <w:rPr/>
      </w:pPr>
      <w:r w:rsidDel="00000000" w:rsidR="00000000" w:rsidRPr="00000000">
        <w:rPr>
          <w:rtl w:val="0"/>
        </w:rPr>
        <w:t xml:space="preserve">—-</w:t>
      </w:r>
    </w:p>
    <w:p w:rsidR="00000000" w:rsidDel="00000000" w:rsidP="00000000" w:rsidRDefault="00000000" w:rsidRPr="00000000" w14:paraId="0000080A">
      <w:pPr>
        <w:jc w:val="center"/>
        <w:rPr/>
      </w:pPr>
      <w:r w:rsidDel="00000000" w:rsidR="00000000" w:rsidRPr="00000000">
        <w:rPr>
          <w:rtl w:val="0"/>
        </w:rPr>
      </w:r>
    </w:p>
    <w:p w:rsidR="00000000" w:rsidDel="00000000" w:rsidP="00000000" w:rsidRDefault="00000000" w:rsidRPr="00000000" w14:paraId="0000080B">
      <w:pPr>
        <w:pStyle w:val="Heading5"/>
        <w:rPr/>
      </w:pPr>
      <w:bookmarkStart w:colFirst="0" w:colLast="0" w:name="_nby4ge30bvd6" w:id="572"/>
      <w:bookmarkEnd w:id="572"/>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0C">
      <w:pPr>
        <w:pStyle w:val="Heading6"/>
        <w:rPr/>
      </w:pPr>
      <w:bookmarkStart w:colFirst="0" w:colLast="0" w:name="_odmawumx9j1x" w:id="573"/>
      <w:bookmarkEnd w:id="573"/>
      <w:r w:rsidDel="00000000" w:rsidR="00000000" w:rsidRPr="00000000">
        <w:rPr>
          <w:rtl w:val="0"/>
        </w:rPr>
        <w:t xml:space="preserve">Technology isn’t genetic, so how do generations of animals stay mechanical? Is it something they eat? Maybe the… nanomachines we keep seeing?</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jc w:val="center"/>
        <w:rPr/>
      </w:pPr>
      <w:r w:rsidDel="00000000" w:rsidR="00000000" w:rsidRPr="00000000">
        <w:rPr>
          <w:rtl w:val="0"/>
        </w:rPr>
        <w:t xml:space="preserve">—-</w:t>
      </w:r>
    </w:p>
    <w:p w:rsidR="00000000" w:rsidDel="00000000" w:rsidP="00000000" w:rsidRDefault="00000000" w:rsidRPr="00000000" w14:paraId="0000080F">
      <w:pPr>
        <w:jc w:val="center"/>
        <w:rPr/>
      </w:pPr>
      <w:r w:rsidDel="00000000" w:rsidR="00000000" w:rsidRPr="00000000">
        <w:rPr>
          <w:rtl w:val="0"/>
        </w:rPr>
      </w:r>
    </w:p>
    <w:p w:rsidR="00000000" w:rsidDel="00000000" w:rsidP="00000000" w:rsidRDefault="00000000" w:rsidRPr="00000000" w14:paraId="00000810">
      <w:pPr>
        <w:pStyle w:val="Heading5"/>
        <w:rPr/>
      </w:pPr>
      <w:bookmarkStart w:colFirst="0" w:colLast="0" w:name="_9exd2brqwv4k" w:id="574"/>
      <w:bookmarkEnd w:id="574"/>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11">
      <w:pPr>
        <w:pStyle w:val="Heading6"/>
        <w:rPr/>
      </w:pPr>
      <w:bookmarkStart w:colFirst="0" w:colLast="0" w:name="_zdm133lj5p3q" w:id="575"/>
      <w:bookmarkEnd w:id="575"/>
      <w:r w:rsidDel="00000000" w:rsidR="00000000" w:rsidRPr="00000000">
        <w:rPr>
          <w:rtl w:val="0"/>
        </w:rPr>
        <w:t xml:space="preserve">Wait, if the animals become mechanical because they eat nanomachines, AM I GOING TO BECOME A ROBOT?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5"/>
        <w:rPr>
          <w:b w:val="1"/>
          <w:bCs w:val="1"/>
        </w:rPr>
      </w:pPr>
      <w:bookmarkStart w:colFirst="0" w:colLast="0" w:name="_p8k33nhd7zxo" w:id="576"/>
      <w:bookmarkEnd w:id="576"/>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14">
      <w:pPr>
        <w:pStyle w:val="Heading6"/>
        <w:rPr/>
      </w:pPr>
      <w:bookmarkStart w:colFirst="0" w:colLast="0" w:name="_4ad2wtgk2ljt" w:id="577"/>
      <w:bookmarkEnd w:id="577"/>
      <w:r w:rsidDel="00000000" w:rsidR="00000000" w:rsidRPr="00000000">
        <w:rPr>
          <w:rtl w:val="0"/>
        </w:rPr>
        <w:t xml:space="preserve">Assessment: no.</w:t>
      </w: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pStyle w:val="Heading5"/>
        <w:rPr/>
      </w:pPr>
      <w:bookmarkStart w:colFirst="0" w:colLast="0" w:name="_ms9h94jktohd" w:id="578"/>
      <w:bookmarkEnd w:id="578"/>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17">
      <w:pPr>
        <w:pStyle w:val="Heading6"/>
        <w:rPr/>
      </w:pPr>
      <w:bookmarkStart w:colFirst="0" w:colLast="0" w:name="_opb4ndujyspz" w:id="579"/>
      <w:bookmarkEnd w:id="579"/>
      <w:r w:rsidDel="00000000" w:rsidR="00000000" w:rsidRPr="00000000">
        <w:rPr>
          <w:rtl w:val="0"/>
        </w:rPr>
        <w:t xml:space="preserve">Oh. Well, that’s a relief.</w:t>
      </w:r>
    </w:p>
    <w:p w:rsidR="00000000" w:rsidDel="00000000" w:rsidP="00000000" w:rsidRDefault="00000000" w:rsidRPr="00000000" w14:paraId="00000818">
      <w:pPr>
        <w:jc w:val="left"/>
        <w:rPr/>
      </w:pPr>
      <w:r w:rsidDel="00000000" w:rsidR="00000000" w:rsidRPr="00000000">
        <w:rPr>
          <w:rtl w:val="0"/>
        </w:rPr>
      </w:r>
    </w:p>
    <w:p w:rsidR="00000000" w:rsidDel="00000000" w:rsidP="00000000" w:rsidRDefault="00000000" w:rsidRPr="00000000" w14:paraId="00000819">
      <w:pPr>
        <w:jc w:val="center"/>
        <w:rPr/>
      </w:pPr>
      <w:r w:rsidDel="00000000" w:rsidR="00000000" w:rsidRPr="00000000">
        <w:rPr>
          <w:rtl w:val="0"/>
        </w:rPr>
        <w:t xml:space="preserve">—-</w:t>
      </w:r>
    </w:p>
    <w:p w:rsidR="00000000" w:rsidDel="00000000" w:rsidP="00000000" w:rsidRDefault="00000000" w:rsidRPr="00000000" w14:paraId="0000081A">
      <w:pPr>
        <w:jc w:val="center"/>
        <w:rPr/>
      </w:pPr>
      <w:r w:rsidDel="00000000" w:rsidR="00000000" w:rsidRPr="00000000">
        <w:rPr>
          <w:rtl w:val="0"/>
        </w:rPr>
      </w:r>
    </w:p>
    <w:p w:rsidR="00000000" w:rsidDel="00000000" w:rsidP="00000000" w:rsidRDefault="00000000" w:rsidRPr="00000000" w14:paraId="0000081B">
      <w:pPr>
        <w:pStyle w:val="Heading2"/>
        <w:rPr/>
      </w:pPr>
      <w:bookmarkStart w:colFirst="0" w:colLast="0" w:name="_phwqhzi9a462" w:id="580"/>
      <w:bookmarkEnd w:id="580"/>
      <w:r w:rsidDel="00000000" w:rsidR="00000000" w:rsidRPr="00000000">
        <w:rPr>
          <w:rtl w:val="0"/>
        </w:rPr>
        <w:t xml:space="preserve">Part 2.2</w:t>
      </w:r>
    </w:p>
    <w:p w:rsidR="00000000" w:rsidDel="00000000" w:rsidP="00000000" w:rsidRDefault="00000000" w:rsidRPr="00000000" w14:paraId="0000081C">
      <w:pPr>
        <w:jc w:val="center"/>
        <w:rPr/>
      </w:pPr>
      <w:r w:rsidDel="00000000" w:rsidR="00000000" w:rsidRPr="00000000">
        <w:rPr>
          <w:rtl w:val="0"/>
        </w:rPr>
      </w:r>
    </w:p>
    <w:p w:rsidR="00000000" w:rsidDel="00000000" w:rsidP="00000000" w:rsidRDefault="00000000" w:rsidRPr="00000000" w14:paraId="0000081D">
      <w:pPr>
        <w:rPr>
          <w:b w:val="1"/>
          <w:bCs w:val="1"/>
          <w:i w:val="1"/>
          <w:iCs w:val="1"/>
        </w:rPr>
      </w:pPr>
      <w:r w:rsidDel="00000000" w:rsidR="00000000" w:rsidRPr="00000000">
        <w:rPr>
          <w:b w:val="1"/>
          <w:bCs w:val="1"/>
          <w:i w:val="1"/>
          <w:iCs w:val="1"/>
          <w:rtl w:val="0"/>
        </w:rPr>
        <w:t xml:space="preserve">[PART 2.2 ONLY: The following is all roaming dialogue for Tera that will occasionally play in the background as the player navigates the Garden ruins]</w:t>
      </w:r>
    </w:p>
    <w:p w:rsidR="00000000" w:rsidDel="00000000" w:rsidP="00000000" w:rsidRDefault="00000000" w:rsidRPr="00000000" w14:paraId="0000081E">
      <w:pPr>
        <w:pStyle w:val="Heading5"/>
        <w:rPr/>
      </w:pPr>
      <w:bookmarkStart w:colFirst="0" w:colLast="0" w:name="_wnyhk2cus540" w:id="581"/>
      <w:bookmarkEnd w:id="581"/>
      <w:r w:rsidDel="00000000" w:rsidR="00000000" w:rsidRPr="00000000">
        <w:rPr>
          <w:rtl w:val="0"/>
        </w:rPr>
      </w:r>
    </w:p>
    <w:p w:rsidR="00000000" w:rsidDel="00000000" w:rsidP="00000000" w:rsidRDefault="00000000" w:rsidRPr="00000000" w14:paraId="0000081F">
      <w:pPr>
        <w:pStyle w:val="Heading5"/>
        <w:rPr>
          <w:b w:val="1"/>
          <w:bCs w:val="1"/>
        </w:rPr>
      </w:pPr>
      <w:bookmarkStart w:colFirst="0" w:colLast="0" w:name="_p4bc8bfw46b" w:id="582"/>
      <w:bookmarkEnd w:id="582"/>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820">
      <w:pPr>
        <w:pStyle w:val="Heading6"/>
        <w:rPr/>
      </w:pPr>
      <w:bookmarkStart w:colFirst="0" w:colLast="0" w:name="_nfity6ciy9y3" w:id="583"/>
      <w:bookmarkEnd w:id="583"/>
      <w:r w:rsidDel="00000000" w:rsidR="00000000" w:rsidRPr="00000000">
        <w:rPr>
          <w:rtl w:val="0"/>
        </w:rPr>
        <w:t xml:space="preserve">Oooh, what’s </w:t>
      </w:r>
      <w:r w:rsidDel="00000000" w:rsidR="00000000" w:rsidRPr="00000000">
        <w:rPr>
          <w:i w:val="0"/>
          <w:iCs w:val="0"/>
          <w:rtl w:val="0"/>
        </w:rPr>
        <w:t xml:space="preserve">this</w:t>
      </w:r>
      <w:r w:rsidDel="00000000" w:rsidR="00000000" w:rsidRPr="00000000">
        <w:rPr>
          <w:rtl w:val="0"/>
        </w:rPr>
        <w:t xml:space="preserve"> thing?</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jc w:val="center"/>
        <w:rPr/>
      </w:pPr>
      <w:r w:rsidDel="00000000" w:rsidR="00000000" w:rsidRPr="00000000">
        <w:rPr>
          <w:rtl w:val="0"/>
        </w:rPr>
        <w:t xml:space="preserv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pStyle w:val="Heading5"/>
        <w:rPr>
          <w:b w:val="1"/>
          <w:bCs w:val="1"/>
        </w:rPr>
      </w:pPr>
      <w:bookmarkStart w:colFirst="0" w:colLast="0" w:name="_wncaczcsfoew" w:id="584"/>
      <w:bookmarkEnd w:id="584"/>
      <w:r w:rsidDel="00000000" w:rsidR="00000000" w:rsidRPr="00000000">
        <w:rPr>
          <w:rtl w:val="0"/>
        </w:rPr>
        <w:t xml:space="preserve">TERA </w:t>
      </w:r>
      <w:r w:rsidDel="00000000" w:rsidR="00000000" w:rsidRPr="00000000">
        <w:rPr>
          <w:b w:val="1"/>
          <w:bCs w:val="1"/>
          <w:rtl w:val="0"/>
        </w:rPr>
        <w:t xml:space="preserve">[conversation]</w:t>
      </w:r>
    </w:p>
    <w:p w:rsidR="00000000" w:rsidDel="00000000" w:rsidP="00000000" w:rsidRDefault="00000000" w:rsidRPr="00000000" w14:paraId="00000825">
      <w:pPr>
        <w:pStyle w:val="Heading6"/>
        <w:rPr/>
      </w:pPr>
      <w:bookmarkStart w:colFirst="0" w:colLast="0" w:name="_6zq8s7i1dic9" w:id="585"/>
      <w:bookmarkEnd w:id="585"/>
      <w:r w:rsidDel="00000000" w:rsidR="00000000" w:rsidRPr="00000000">
        <w:rPr>
          <w:rtl w:val="0"/>
        </w:rPr>
        <w:t xml:space="preserve">Green, green… why always green? Were the alien’s eyes somehow adapted for it? Or did they just have a thing for consistent interior design?</w:t>
      </w:r>
    </w:p>
    <w:p w:rsidR="00000000" w:rsidDel="00000000" w:rsidP="00000000" w:rsidRDefault="00000000" w:rsidRPr="00000000" w14:paraId="00000826">
      <w:pPr>
        <w:pStyle w:val="Heading6"/>
        <w:rPr/>
      </w:pPr>
      <w:bookmarkStart w:colFirst="0" w:colLast="0" w:name="_nvhcuf3ru527" w:id="586"/>
      <w:bookmarkEnd w:id="586"/>
      <w:r w:rsidDel="00000000" w:rsidR="00000000" w:rsidRPr="00000000">
        <w:rPr>
          <w:rtl w:val="0"/>
        </w:rPr>
      </w:r>
    </w:p>
    <w:p w:rsidR="00000000" w:rsidDel="00000000" w:rsidP="00000000" w:rsidRDefault="00000000" w:rsidRPr="00000000" w14:paraId="00000827">
      <w:pPr>
        <w:jc w:val="center"/>
        <w:rPr/>
      </w:pPr>
      <w:r w:rsidDel="00000000" w:rsidR="00000000" w:rsidRPr="00000000">
        <w:rPr>
          <w:rtl w:val="0"/>
        </w:rPr>
        <w:t xml:space="preserve">—-</w:t>
      </w:r>
    </w:p>
    <w:p w:rsidR="00000000" w:rsidDel="00000000" w:rsidP="00000000" w:rsidRDefault="00000000" w:rsidRPr="00000000" w14:paraId="00000828">
      <w:pPr>
        <w:jc w:val="center"/>
        <w:rPr/>
      </w:pPr>
      <w:r w:rsidDel="00000000" w:rsidR="00000000" w:rsidRPr="00000000">
        <w:rPr>
          <w:rtl w:val="0"/>
        </w:rPr>
      </w:r>
    </w:p>
    <w:p w:rsidR="00000000" w:rsidDel="00000000" w:rsidP="00000000" w:rsidRDefault="00000000" w:rsidRPr="00000000" w14:paraId="00000829">
      <w:pPr>
        <w:pStyle w:val="Heading5"/>
        <w:rPr/>
      </w:pPr>
      <w:bookmarkStart w:colFirst="0" w:colLast="0" w:name="_gaidewpcw47v" w:id="587"/>
      <w:bookmarkEnd w:id="587"/>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2A">
      <w:pPr>
        <w:pStyle w:val="Heading6"/>
        <w:rPr/>
      </w:pPr>
      <w:bookmarkStart w:colFirst="0" w:colLast="0" w:name="_dabrcpqxjhaf" w:id="588"/>
      <w:bookmarkEnd w:id="588"/>
      <w:r w:rsidDel="00000000" w:rsidR="00000000" w:rsidRPr="00000000">
        <w:rPr>
          <w:rtl w:val="0"/>
        </w:rPr>
        <w:t xml:space="preserve">What is this stuff? Algae? Food dye?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jc w:val="center"/>
        <w:rPr/>
      </w:pPr>
      <w:r w:rsidDel="00000000" w:rsidR="00000000" w:rsidRPr="00000000">
        <w:rPr>
          <w:rtl w:val="0"/>
        </w:rPr>
        <w:t xml:space="preserve">—-</w:t>
      </w:r>
    </w:p>
    <w:p w:rsidR="00000000" w:rsidDel="00000000" w:rsidP="00000000" w:rsidRDefault="00000000" w:rsidRPr="00000000" w14:paraId="0000082D">
      <w:pPr>
        <w:jc w:val="center"/>
        <w:rPr/>
      </w:pPr>
      <w:r w:rsidDel="00000000" w:rsidR="00000000" w:rsidRPr="00000000">
        <w:rPr>
          <w:rtl w:val="0"/>
        </w:rPr>
      </w:r>
    </w:p>
    <w:p w:rsidR="00000000" w:rsidDel="00000000" w:rsidP="00000000" w:rsidRDefault="00000000" w:rsidRPr="00000000" w14:paraId="0000082E">
      <w:pPr>
        <w:pStyle w:val="Heading5"/>
        <w:rPr/>
      </w:pPr>
      <w:bookmarkStart w:colFirst="0" w:colLast="0" w:name="_i0085939ms0f" w:id="589"/>
      <w:bookmarkEnd w:id="589"/>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2F">
      <w:pPr>
        <w:pStyle w:val="Heading6"/>
        <w:rPr/>
      </w:pPr>
      <w:bookmarkStart w:colFirst="0" w:colLast="0" w:name="_hjned0gdqjtu" w:id="590"/>
      <w:bookmarkEnd w:id="590"/>
      <w:r w:rsidDel="00000000" w:rsidR="00000000" w:rsidRPr="00000000">
        <w:rPr>
          <w:rtl w:val="0"/>
        </w:rPr>
        <w:t xml:space="preserve">Should I taste this? I’m gonna taste this.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jc w:val="left"/>
        <w:rPr/>
      </w:pPr>
      <w:r w:rsidDel="00000000" w:rsidR="00000000" w:rsidRPr="00000000">
        <w:rPr>
          <w:rtl w:val="0"/>
        </w:rPr>
        <w:t xml:space="preserve">(slight pause)</w:t>
      </w:r>
    </w:p>
    <w:p w:rsidR="00000000" w:rsidDel="00000000" w:rsidP="00000000" w:rsidRDefault="00000000" w:rsidRPr="00000000" w14:paraId="00000832">
      <w:pPr>
        <w:jc w:val="center"/>
        <w:rPr/>
      </w:pPr>
      <w:r w:rsidDel="00000000" w:rsidR="00000000" w:rsidRPr="00000000">
        <w:rPr>
          <w:rtl w:val="0"/>
        </w:rPr>
      </w:r>
    </w:p>
    <w:p w:rsidR="00000000" w:rsidDel="00000000" w:rsidP="00000000" w:rsidRDefault="00000000" w:rsidRPr="00000000" w14:paraId="00000833">
      <w:pPr>
        <w:pStyle w:val="Heading5"/>
        <w:rPr/>
      </w:pPr>
      <w:bookmarkStart w:colFirst="0" w:colLast="0" w:name="_9p9o4d2zjyjf" w:id="591"/>
      <w:bookmarkEnd w:id="591"/>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34">
      <w:pPr>
        <w:pStyle w:val="Heading6"/>
        <w:rPr/>
      </w:pPr>
      <w:bookmarkStart w:colFirst="0" w:colLast="0" w:name="_gfypkldwimd2" w:id="592"/>
      <w:bookmarkEnd w:id="592"/>
      <w:r w:rsidDel="00000000" w:rsidR="00000000" w:rsidRPr="00000000">
        <w:rPr>
          <w:rtl w:val="0"/>
        </w:rPr>
        <w:t xml:space="preserve">Update: I should not have tasted that.</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jc w:val="center"/>
        <w:rPr/>
      </w:pPr>
      <w:r w:rsidDel="00000000" w:rsidR="00000000" w:rsidRPr="00000000">
        <w:rPr>
          <w:rtl w:val="0"/>
        </w:rPr>
        <w:t xml:space="preserve">—-</w:t>
      </w:r>
    </w:p>
    <w:p w:rsidR="00000000" w:rsidDel="00000000" w:rsidP="00000000" w:rsidRDefault="00000000" w:rsidRPr="00000000" w14:paraId="00000837">
      <w:pPr>
        <w:jc w:val="center"/>
        <w:rPr/>
      </w:pPr>
      <w:r w:rsidDel="00000000" w:rsidR="00000000" w:rsidRPr="00000000">
        <w:rPr>
          <w:rtl w:val="0"/>
        </w:rPr>
      </w:r>
    </w:p>
    <w:p w:rsidR="00000000" w:rsidDel="00000000" w:rsidP="00000000" w:rsidRDefault="00000000" w:rsidRPr="00000000" w14:paraId="00000838">
      <w:pPr>
        <w:pStyle w:val="Heading5"/>
        <w:rPr/>
      </w:pPr>
      <w:bookmarkStart w:colFirst="0" w:colLast="0" w:name="_2uvgzfijexe9" w:id="593"/>
      <w:bookmarkEnd w:id="593"/>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39">
      <w:pPr>
        <w:pStyle w:val="Heading6"/>
        <w:rPr/>
      </w:pPr>
      <w:bookmarkStart w:colFirst="0" w:colLast="0" w:name="_z2mq19v3g8cy" w:id="594"/>
      <w:bookmarkEnd w:id="594"/>
      <w:r w:rsidDel="00000000" w:rsidR="00000000" w:rsidRPr="00000000">
        <w:rPr>
          <w:rtl w:val="0"/>
        </w:rPr>
        <w:t xml:space="preserve">Look at how much light filters into this room–we could turn this place into a greenhouse when the weather turns cold!</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jc w:val="center"/>
        <w:rPr/>
      </w:pPr>
      <w:r w:rsidDel="00000000" w:rsidR="00000000" w:rsidRPr="00000000">
        <w:rPr>
          <w:rtl w:val="0"/>
        </w:rPr>
        <w:t xml:space="preserve">—-</w:t>
      </w:r>
    </w:p>
    <w:p w:rsidR="00000000" w:rsidDel="00000000" w:rsidP="00000000" w:rsidRDefault="00000000" w:rsidRPr="00000000" w14:paraId="0000083C">
      <w:pPr>
        <w:jc w:val="center"/>
        <w:rPr/>
      </w:pPr>
      <w:r w:rsidDel="00000000" w:rsidR="00000000" w:rsidRPr="00000000">
        <w:rPr>
          <w:rtl w:val="0"/>
        </w:rPr>
      </w:r>
    </w:p>
    <w:p w:rsidR="00000000" w:rsidDel="00000000" w:rsidP="00000000" w:rsidRDefault="00000000" w:rsidRPr="00000000" w14:paraId="0000083D">
      <w:pPr>
        <w:pStyle w:val="Heading5"/>
        <w:rPr/>
      </w:pPr>
      <w:bookmarkStart w:colFirst="0" w:colLast="0" w:name="_35m3844j3jkq" w:id="595"/>
      <w:bookmarkEnd w:id="595"/>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3E">
      <w:pPr>
        <w:pStyle w:val="Heading6"/>
        <w:rPr/>
      </w:pPr>
      <w:bookmarkStart w:colFirst="0" w:colLast="0" w:name="_4i6tbjsu82gj" w:id="596"/>
      <w:bookmarkEnd w:id="596"/>
      <w:r w:rsidDel="00000000" w:rsidR="00000000" w:rsidRPr="00000000">
        <w:rPr>
          <w:rtl w:val="0"/>
        </w:rPr>
        <w:t xml:space="preserve">I’m gonna call it: this tree is probably important.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jc w:val="center"/>
        <w:rPr/>
      </w:pPr>
      <w:r w:rsidDel="00000000" w:rsidR="00000000" w:rsidRPr="00000000">
        <w:rPr>
          <w:rtl w:val="0"/>
        </w:rPr>
        <w:t xml:space="preserve">—-</w:t>
      </w:r>
    </w:p>
    <w:p w:rsidR="00000000" w:rsidDel="00000000" w:rsidP="00000000" w:rsidRDefault="00000000" w:rsidRPr="00000000" w14:paraId="00000841">
      <w:pPr>
        <w:jc w:val="center"/>
        <w:rPr/>
      </w:pPr>
      <w:r w:rsidDel="00000000" w:rsidR="00000000" w:rsidRPr="00000000">
        <w:rPr>
          <w:rtl w:val="0"/>
        </w:rPr>
      </w:r>
    </w:p>
    <w:p w:rsidR="00000000" w:rsidDel="00000000" w:rsidP="00000000" w:rsidRDefault="00000000" w:rsidRPr="00000000" w14:paraId="00000842">
      <w:pPr>
        <w:pStyle w:val="Heading5"/>
        <w:rPr/>
      </w:pPr>
      <w:bookmarkStart w:colFirst="0" w:colLast="0" w:name="_vsu1ndr8l8br" w:id="597"/>
      <w:bookmarkEnd w:id="597"/>
      <w:r w:rsidDel="00000000" w:rsidR="00000000" w:rsidRPr="00000000">
        <w:rPr>
          <w:rtl w:val="0"/>
        </w:rPr>
        <w:t xml:space="preserve">TERA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43">
      <w:pPr>
        <w:pStyle w:val="Heading6"/>
        <w:rPr/>
      </w:pPr>
      <w:bookmarkStart w:colFirst="0" w:colLast="0" w:name="_tel21882pkqx" w:id="598"/>
      <w:bookmarkEnd w:id="598"/>
      <w:r w:rsidDel="00000000" w:rsidR="00000000" w:rsidRPr="00000000">
        <w:rPr>
          <w:rtl w:val="0"/>
        </w:rPr>
        <w:t xml:space="preserve">Don’t forget to take time to rest and recover in a survival situation. It’s easy to push yourself too hard and get an injury. Underneath a tree is a perfect spot to rest out of the sun–unless there’s a puma hiding in the branches. Always check for pumas.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jc w:val="center"/>
        <w:rPr/>
      </w:pPr>
      <w:r w:rsidDel="00000000" w:rsidR="00000000" w:rsidRPr="00000000">
        <w:rPr>
          <w:rtl w:val="0"/>
        </w:rPr>
        <w:t xml:space="preserve">—-</w:t>
      </w:r>
    </w:p>
    <w:p w:rsidR="00000000" w:rsidDel="00000000" w:rsidP="00000000" w:rsidRDefault="00000000" w:rsidRPr="00000000" w14:paraId="00000846">
      <w:pPr>
        <w:jc w:val="cente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pStyle w:val="Heading5"/>
        <w:rPr>
          <w:b w:val="1"/>
          <w:bCs w:val="1"/>
        </w:rPr>
      </w:pPr>
      <w:bookmarkStart w:colFirst="0" w:colLast="0" w:name="_4761j85rm2i6" w:id="599"/>
      <w:bookmarkEnd w:id="599"/>
      <w:r w:rsidDel="00000000" w:rsidR="00000000" w:rsidRPr="00000000">
        <w:rPr>
          <w:rtl w:val="0"/>
        </w:rPr>
        <w:t xml:space="preserve">PLAYER </w:t>
      </w:r>
      <w:r w:rsidDel="00000000" w:rsidR="00000000" w:rsidRPr="00000000">
        <w:rPr>
          <w:b w:val="1"/>
          <w:bCs w:val="1"/>
          <w:rtl w:val="0"/>
        </w:rPr>
        <w:t xml:space="preserve">[choices]</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pPr>
            <w:r w:rsidDel="00000000" w:rsidR="00000000" w:rsidRPr="00000000">
              <w:rPr>
                <w:rtl w:val="0"/>
              </w:rPr>
              <w:t xml:space="preserve">I’m starting to feel like they were researching water for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pPr>
            <w:r w:rsidDel="00000000" w:rsidR="00000000" w:rsidRPr="00000000">
              <w:rPr>
                <w:rtl w:val="0"/>
              </w:rPr>
              <w:t xml:space="preserve">These aliens were </w:t>
            </w:r>
            <w:r w:rsidDel="00000000" w:rsidR="00000000" w:rsidRPr="00000000">
              <w:rPr>
                <w:i w:val="1"/>
                <w:iCs w:val="1"/>
                <w:rtl w:val="0"/>
              </w:rPr>
              <w:t xml:space="preserve">obsessed </w:t>
            </w:r>
            <w:r w:rsidDel="00000000" w:rsidR="00000000" w:rsidRPr="00000000">
              <w:rPr>
                <w:rtl w:val="0"/>
              </w:rPr>
              <w:t xml:space="preserve">with water.</w:t>
            </w:r>
          </w:p>
        </w:tc>
      </w:tr>
    </w:tbl>
    <w:p w:rsidR="00000000" w:rsidDel="00000000" w:rsidP="00000000" w:rsidRDefault="00000000" w:rsidRPr="00000000" w14:paraId="0000084B">
      <w:pPr>
        <w:widowControl w:val="0"/>
        <w:spacing w:line="240" w:lineRule="auto"/>
        <w:ind w:right="2160"/>
        <w:rPr>
          <w:highlight w:val="yellow"/>
        </w:rPr>
      </w:pPr>
      <w:r w:rsidDel="00000000" w:rsidR="00000000" w:rsidRPr="00000000">
        <w:rPr>
          <w:rtl w:val="0"/>
        </w:rPr>
      </w:r>
    </w:p>
    <w:p w:rsidR="00000000" w:rsidDel="00000000" w:rsidP="00000000" w:rsidRDefault="00000000" w:rsidRPr="00000000" w14:paraId="0000084C">
      <w:pPr>
        <w:pStyle w:val="Heading5"/>
        <w:widowControl w:val="0"/>
        <w:spacing w:line="240" w:lineRule="auto"/>
        <w:rPr>
          <w:b w:val="1"/>
          <w:bCs w:val="1"/>
        </w:rPr>
      </w:pPr>
      <w:bookmarkStart w:colFirst="0" w:colLast="0" w:name="_y2kja9zd4na" w:id="600"/>
      <w:bookmarkEnd w:id="600"/>
      <w:r w:rsidDel="00000000" w:rsidR="00000000" w:rsidRPr="00000000">
        <w:rPr>
          <w:rtl w:val="0"/>
        </w:rPr>
        <w:t xml:space="preserve">DANI </w:t>
      </w:r>
      <w:r w:rsidDel="00000000" w:rsidR="00000000" w:rsidRPr="00000000">
        <w:rPr>
          <w:b w:val="1"/>
          <w:bCs w:val="1"/>
          <w:rtl w:val="0"/>
        </w:rPr>
        <w:t xml:space="preserve">[curricular]</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pPr>
            <w:r w:rsidDel="00000000" w:rsidR="00000000" w:rsidRPr="00000000">
              <w:rPr>
                <w:rtl w:val="0"/>
              </w:rPr>
              <w:t xml:space="preserve">That is an astute observation. I am curious what end goal they were attempting to achieve with this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pPr>
            <w:r w:rsidDel="00000000" w:rsidR="00000000" w:rsidRPr="00000000">
              <w:rPr>
                <w:rtl w:val="0"/>
              </w:rPr>
              <w:t xml:space="preserve">That is an astute observation. I am curious what factors of their biology or history contributed to this fascination.</w:t>
            </w:r>
          </w:p>
        </w:tc>
      </w:tr>
    </w:tbl>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jc w:val="center"/>
        <w:rPr>
          <w:highlight w:val="yellow"/>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51">
      <w:pPr>
        <w:pStyle w:val="Heading2"/>
        <w:rPr/>
      </w:pPr>
      <w:bookmarkStart w:colFirst="0" w:colLast="0" w:name="_wazumcuvrtey" w:id="601"/>
      <w:bookmarkEnd w:id="601"/>
      <w:r w:rsidDel="00000000" w:rsidR="00000000" w:rsidRPr="00000000">
        <w:rPr>
          <w:rtl w:val="0"/>
        </w:rPr>
        <w:t xml:space="preserve">Glyph Rain Content</w:t>
      </w:r>
    </w:p>
    <w:p w:rsidR="00000000" w:rsidDel="00000000" w:rsidP="00000000" w:rsidRDefault="00000000" w:rsidRPr="00000000" w14:paraId="00000852">
      <w:pPr>
        <w:rPr>
          <w:b w:val="1"/>
          <w:bCs w:val="1"/>
        </w:rPr>
      </w:pPr>
      <w:r w:rsidDel="00000000" w:rsidR="00000000" w:rsidRPr="00000000">
        <w:rPr>
          <w:b w:val="1"/>
          <w:bCs w:val="1"/>
          <w:rtl w:val="0"/>
        </w:rPr>
        <w:t xml:space="preserve">[The following content plays if the Player discovers the “glyph rain” phenomenon in the wild.]</w:t>
      </w:r>
    </w:p>
    <w:p w:rsidR="00000000" w:rsidDel="00000000" w:rsidP="00000000" w:rsidRDefault="00000000" w:rsidRPr="00000000" w14:paraId="00000853">
      <w:pPr>
        <w:rPr>
          <w:b w:val="1"/>
          <w:bCs w:val="1"/>
        </w:rPr>
      </w:pPr>
      <w:r w:rsidDel="00000000" w:rsidR="00000000" w:rsidRPr="00000000">
        <w:rPr>
          <w:rtl w:val="0"/>
        </w:rPr>
      </w:r>
    </w:p>
    <w:p w:rsidR="00000000" w:rsidDel="00000000" w:rsidP="00000000" w:rsidRDefault="00000000" w:rsidRPr="00000000" w14:paraId="00000854">
      <w:pPr>
        <w:pStyle w:val="Heading5"/>
        <w:rPr>
          <w:b w:val="1"/>
          <w:bCs w:val="1"/>
        </w:rPr>
      </w:pPr>
      <w:bookmarkStart w:colFirst="0" w:colLast="0" w:name="_teepe3vp03ip" w:id="602"/>
      <w:bookmarkEnd w:id="602"/>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55">
      <w:pPr>
        <w:pStyle w:val="Heading6"/>
        <w:rPr>
          <w:b w:val="1"/>
          <w:bCs w:val="1"/>
        </w:rPr>
      </w:pPr>
      <w:bookmarkStart w:colFirst="0" w:colLast="0" w:name="_pk5w3dhmyc3s" w:id="603"/>
      <w:bookmarkEnd w:id="603"/>
      <w:r w:rsidDel="00000000" w:rsidR="00000000" w:rsidRPr="00000000">
        <w:rPr>
          <w:rtl w:val="0"/>
        </w:rPr>
        <w:t xml:space="preserve">TK, this is a wild nanomachine swarm. They are overriding my systems…</w:t>
      </w:r>
      <w:r w:rsidDel="00000000" w:rsidR="00000000" w:rsidRPr="00000000">
        <w:rPr>
          <w:rtl w:val="0"/>
        </w:rPr>
      </w:r>
    </w:p>
    <w:p w:rsidR="00000000" w:rsidDel="00000000" w:rsidP="00000000" w:rsidRDefault="00000000" w:rsidRPr="00000000" w14:paraId="00000856">
      <w:pPr>
        <w:rPr>
          <w:b w:val="1"/>
          <w:bCs w:val="1"/>
        </w:rPr>
      </w:pPr>
      <w:r w:rsidDel="00000000" w:rsidR="00000000" w:rsidRPr="00000000">
        <w:rPr>
          <w:rtl w:val="0"/>
        </w:rPr>
      </w:r>
    </w:p>
    <w:bookmarkStart w:colFirst="0" w:colLast="0" w:name="kix.hprnqkvmjmcd" w:id="604"/>
    <w:bookmarkEnd w:id="604"/>
    <w:p w:rsidR="00000000" w:rsidDel="00000000" w:rsidP="00000000" w:rsidRDefault="00000000" w:rsidRPr="00000000" w14:paraId="00000857">
      <w:pPr>
        <w:rPr>
          <w:b w:val="1"/>
          <w:bCs w:val="1"/>
        </w:rPr>
      </w:pPr>
      <w:r w:rsidDel="00000000" w:rsidR="00000000" w:rsidRPr="00000000">
        <w:rPr>
          <w:b w:val="1"/>
          <w:bCs w:val="1"/>
          <w:rtl w:val="0"/>
        </w:rPr>
        <w:t xml:space="preserve">[Cinematic: screen glitches and gets taken over by glyphs]</w:t>
      </w:r>
    </w:p>
    <w:p w:rsidR="00000000" w:rsidDel="00000000" w:rsidP="00000000" w:rsidRDefault="00000000" w:rsidRPr="00000000" w14:paraId="00000858">
      <w:pPr>
        <w:rPr>
          <w:b w:val="1"/>
          <w:bCs w:val="1"/>
        </w:rPr>
      </w:pPr>
      <w:r w:rsidDel="00000000" w:rsidR="00000000" w:rsidRPr="00000000">
        <w:rPr>
          <w:rtl w:val="0"/>
        </w:rPr>
      </w:r>
    </w:p>
    <w:bookmarkStart w:colFirst="0" w:colLast="0" w:name="kix.s1624g1sku19" w:id="605"/>
    <w:bookmarkEnd w:id="605"/>
    <w:p w:rsidR="00000000" w:rsidDel="00000000" w:rsidP="00000000" w:rsidRDefault="00000000" w:rsidRPr="00000000" w14:paraId="00000859">
      <w:pPr>
        <w:rPr>
          <w:b w:val="1"/>
          <w:bCs w:val="1"/>
        </w:rPr>
      </w:pPr>
      <w:r w:rsidDel="00000000" w:rsidR="00000000" w:rsidRPr="00000000">
        <w:rPr>
          <w:b w:val="1"/>
          <w:bCs w:val="1"/>
          <w:rtl w:val="0"/>
        </w:rPr>
        <w:t xml:space="preserve">[Cinematic: first person view from WAT247, looks up, sees light in sky, crash zooms to Copernicus in orbit]</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ind w:left="720" w:firstLine="0"/>
        <w:rPr/>
      </w:pPr>
      <w:r w:rsidDel="00000000" w:rsidR="00000000" w:rsidRPr="00000000">
        <w:rPr>
          <w:rtl w:val="0"/>
        </w:rPr>
        <w:t xml:space="preserve">First person view (arms and legs occasionally visible) from the eyes of a blue-light hologram, vaguely human in shape, translucent and shimmering, as it walks across the fields of WAT247 in the day, watching the biomechanical animals cavorting. It reaches down to scratch the chin of an alligator that wags its tail.</w:t>
      </w:r>
    </w:p>
    <w:p w:rsidR="00000000" w:rsidDel="00000000" w:rsidP="00000000" w:rsidRDefault="00000000" w:rsidRPr="00000000" w14:paraId="0000085C">
      <w:pPr>
        <w:ind w:left="720" w:firstLine="0"/>
        <w:rPr/>
      </w:pPr>
      <w:r w:rsidDel="00000000" w:rsidR="00000000" w:rsidRPr="00000000">
        <w:rPr>
          <w:rtl w:val="0"/>
        </w:rPr>
      </w:r>
    </w:p>
    <w:p w:rsidR="00000000" w:rsidDel="00000000" w:rsidP="00000000" w:rsidRDefault="00000000" w:rsidRPr="00000000" w14:paraId="0000085D">
      <w:pPr>
        <w:ind w:left="720" w:firstLine="0"/>
        <w:rPr/>
      </w:pPr>
      <w:r w:rsidDel="00000000" w:rsidR="00000000" w:rsidRPr="00000000">
        <w:rPr>
          <w:rtl w:val="0"/>
        </w:rPr>
        <w:t xml:space="preserve">SUDDENLY, the alligator looks up behind itself, concerned, and a warning klaxon sounds a moment later. The first person view looks frantically in the sky, then spots a small light arcing across the sky.</w:t>
      </w:r>
    </w:p>
    <w:p w:rsidR="00000000" w:rsidDel="00000000" w:rsidP="00000000" w:rsidRDefault="00000000" w:rsidRPr="00000000" w14:paraId="0000085E">
      <w:pPr>
        <w:ind w:left="720" w:firstLine="0"/>
        <w:rPr/>
      </w:pPr>
      <w:r w:rsidDel="00000000" w:rsidR="00000000" w:rsidRPr="00000000">
        <w:rPr>
          <w:rtl w:val="0"/>
        </w:rPr>
      </w:r>
    </w:p>
    <w:p w:rsidR="00000000" w:rsidDel="00000000" w:rsidP="00000000" w:rsidRDefault="00000000" w:rsidRPr="00000000" w14:paraId="0000085F">
      <w:pPr>
        <w:ind w:left="720" w:firstLine="0"/>
        <w:rPr/>
      </w:pPr>
      <w:r w:rsidDel="00000000" w:rsidR="00000000" w:rsidRPr="00000000">
        <w:rPr>
          <w:rtl w:val="0"/>
        </w:rPr>
        <w:t xml:space="preserve">With a CRASH ZOOM up through the atmosphere, the COPERNICUS is suddenly visible in orbit (still intact, as when it originally came to WAT247).</w:t>
      </w:r>
    </w:p>
    <w:p w:rsidR="00000000" w:rsidDel="00000000" w:rsidP="00000000" w:rsidRDefault="00000000" w:rsidRPr="00000000" w14:paraId="00000860">
      <w:pPr>
        <w:ind w:left="720" w:firstLine="0"/>
        <w:rPr/>
      </w:pPr>
      <w:r w:rsidDel="00000000" w:rsidR="00000000" w:rsidRPr="00000000">
        <w:rPr>
          <w:rtl w:val="0"/>
        </w:rPr>
      </w:r>
    </w:p>
    <w:p w:rsidR="00000000" w:rsidDel="00000000" w:rsidP="00000000" w:rsidRDefault="00000000" w:rsidRPr="00000000" w14:paraId="00000861">
      <w:pPr>
        <w:pStyle w:val="Heading5"/>
        <w:rPr>
          <w:b w:val="1"/>
          <w:bCs w:val="1"/>
        </w:rPr>
      </w:pPr>
      <w:bookmarkStart w:colFirst="0" w:colLast="0" w:name="_wa2u99iatgkz" w:id="606"/>
      <w:bookmarkEnd w:id="606"/>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862">
      <w:pPr>
        <w:pStyle w:val="Heading6"/>
        <w:rPr/>
      </w:pPr>
      <w:bookmarkStart w:colFirst="0" w:colLast="0" w:name="_3silc8bjpbyz" w:id="607"/>
      <w:bookmarkEnd w:id="607"/>
      <w:r w:rsidDel="00000000" w:rsidR="00000000" w:rsidRPr="00000000">
        <w:rPr>
          <w:rtl w:val="0"/>
        </w:rPr>
        <w:t xml:space="preserve">It is too soon–the planet is not yet ready! The Hegonians are not yet ready!</w:t>
      </w:r>
    </w:p>
    <w:p w:rsidR="00000000" w:rsidDel="00000000" w:rsidP="00000000" w:rsidRDefault="00000000" w:rsidRPr="00000000" w14:paraId="00000863">
      <w:pPr>
        <w:ind w:left="720" w:firstLine="0"/>
        <w:rPr/>
      </w:pPr>
      <w:r w:rsidDel="00000000" w:rsidR="00000000" w:rsidRPr="00000000">
        <w:rPr>
          <w:rtl w:val="0"/>
        </w:rPr>
      </w:r>
    </w:p>
    <w:p w:rsidR="00000000" w:rsidDel="00000000" w:rsidP="00000000" w:rsidRDefault="00000000" w:rsidRPr="00000000" w14:paraId="00000864">
      <w:pPr>
        <w:ind w:left="720" w:firstLine="0"/>
        <w:rPr/>
      </w:pPr>
      <w:r w:rsidDel="00000000" w:rsidR="00000000" w:rsidRPr="00000000">
        <w:rPr>
          <w:rtl w:val="0"/>
        </w:rPr>
        <w:t xml:space="preserve">View returns to first person on WAT247. The hologram watches the alligator run away, terrified, then the hologram turns its head back to see the distant light in the sky.</w:t>
      </w:r>
    </w:p>
    <w:p w:rsidR="00000000" w:rsidDel="00000000" w:rsidP="00000000" w:rsidRDefault="00000000" w:rsidRPr="00000000" w14:paraId="00000865">
      <w:pPr>
        <w:ind w:left="720" w:firstLine="0"/>
        <w:rPr/>
      </w:pPr>
      <w:r w:rsidDel="00000000" w:rsidR="00000000" w:rsidRPr="00000000">
        <w:rPr>
          <w:rtl w:val="0"/>
        </w:rPr>
      </w:r>
    </w:p>
    <w:p w:rsidR="00000000" w:rsidDel="00000000" w:rsidP="00000000" w:rsidRDefault="00000000" w:rsidRPr="00000000" w14:paraId="00000866">
      <w:pPr>
        <w:pStyle w:val="Heading5"/>
        <w:rPr>
          <w:b w:val="1"/>
          <w:bCs w:val="1"/>
        </w:rPr>
      </w:pPr>
      <w:bookmarkStart w:colFirst="0" w:colLast="0" w:name="_apn2324n7bjh" w:id="608"/>
      <w:bookmarkEnd w:id="608"/>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867">
      <w:pPr>
        <w:pStyle w:val="Heading6"/>
        <w:rPr/>
      </w:pPr>
      <w:bookmarkStart w:colFirst="0" w:colLast="0" w:name="_hsj9gsrsopup" w:id="609"/>
      <w:bookmarkEnd w:id="609"/>
      <w:r w:rsidDel="00000000" w:rsidR="00000000" w:rsidRPr="00000000">
        <w:rPr>
          <w:rtl w:val="0"/>
        </w:rPr>
        <w:t xml:space="preserve">I must determine just what these visitors are.</w:t>
      </w:r>
    </w:p>
    <w:p w:rsidR="00000000" w:rsidDel="00000000" w:rsidP="00000000" w:rsidRDefault="00000000" w:rsidRPr="00000000" w14:paraId="00000868">
      <w:pPr>
        <w:ind w:left="720" w:firstLine="0"/>
        <w:rPr/>
      </w:pPr>
      <w:r w:rsidDel="00000000" w:rsidR="00000000" w:rsidRPr="00000000">
        <w:rPr>
          <w:rtl w:val="0"/>
        </w:rPr>
      </w:r>
    </w:p>
    <w:p w:rsidR="00000000" w:rsidDel="00000000" w:rsidP="00000000" w:rsidRDefault="00000000" w:rsidRPr="00000000" w14:paraId="00000869">
      <w:pPr>
        <w:ind w:left="720" w:firstLine="0"/>
        <w:rPr/>
      </w:pPr>
      <w:r w:rsidDel="00000000" w:rsidR="00000000" w:rsidRPr="00000000">
        <w:rPr>
          <w:rtl w:val="0"/>
        </w:rPr>
        <w:t xml:space="preserve">The hologram raises its hand. An enormous satellite dish, thousands of feet across, rises from behind a distant mountain. The hologram snaps its fingers. A green pulse flies out from the dish toward the sky with a deep bass THRUM. It streaks up toward the light in the sky.</w:t>
      </w:r>
    </w:p>
    <w:p w:rsidR="00000000" w:rsidDel="00000000" w:rsidP="00000000" w:rsidRDefault="00000000" w:rsidRPr="00000000" w14:paraId="0000086A">
      <w:pPr>
        <w:ind w:left="720" w:firstLine="0"/>
        <w:rPr/>
      </w:pPr>
      <w:r w:rsidDel="00000000" w:rsidR="00000000" w:rsidRPr="00000000">
        <w:rPr>
          <w:rtl w:val="0"/>
        </w:rPr>
      </w:r>
    </w:p>
    <w:bookmarkStart w:colFirst="0" w:colLast="0" w:name="kix.gvmj46azruc" w:id="610"/>
    <w:bookmarkEnd w:id="610"/>
    <w:p w:rsidR="00000000" w:rsidDel="00000000" w:rsidP="00000000" w:rsidRDefault="00000000" w:rsidRPr="00000000" w14:paraId="0000086B">
      <w:pPr>
        <w:rPr>
          <w:b w:val="1"/>
          <w:bCs w:val="1"/>
        </w:rPr>
      </w:pPr>
      <w:r w:rsidDel="00000000" w:rsidR="00000000" w:rsidRPr="00000000">
        <w:rPr>
          <w:b w:val="1"/>
          <w:bCs w:val="1"/>
          <w:rtl w:val="0"/>
        </w:rPr>
        <w:t xml:space="preserve">[Cinematic: screen glitches and returns to normal]</w:t>
      </w:r>
    </w:p>
    <w:p w:rsidR="00000000" w:rsidDel="00000000" w:rsidP="00000000" w:rsidRDefault="00000000" w:rsidRPr="00000000" w14:paraId="0000086C">
      <w:pPr>
        <w:ind w:left="720" w:firstLine="0"/>
        <w:rPr/>
      </w:pPr>
      <w:r w:rsidDel="00000000" w:rsidR="00000000" w:rsidRPr="00000000">
        <w:rPr>
          <w:rtl w:val="0"/>
        </w:rPr>
      </w:r>
    </w:p>
    <w:p w:rsidR="00000000" w:rsidDel="00000000" w:rsidP="00000000" w:rsidRDefault="00000000" w:rsidRPr="00000000" w14:paraId="0000086D">
      <w:pPr>
        <w:pStyle w:val="Heading5"/>
        <w:rPr>
          <w:b w:val="1"/>
          <w:bCs w:val="1"/>
        </w:rPr>
      </w:pPr>
      <w:bookmarkStart w:colFirst="0" w:colLast="0" w:name="_j8ok0fs5oml5" w:id="611"/>
      <w:bookmarkEnd w:id="611"/>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86E">
      <w:pPr>
        <w:pStyle w:val="Heading6"/>
        <w:rPr/>
      </w:pPr>
      <w:bookmarkStart w:colFirst="0" w:colLast="0" w:name="_68602kvt9sfe" w:id="612"/>
      <w:bookmarkEnd w:id="612"/>
      <w:r w:rsidDel="00000000" w:rsidR="00000000" w:rsidRPr="00000000">
        <w:rPr>
          <w:rtl w:val="0"/>
        </w:rPr>
        <w:t xml:space="preserve">TK, I am back. I am uncertain what we just witnessed. Let’s… get back to the mission at hand.</w:t>
      </w:r>
    </w:p>
    <w:p w:rsidR="00000000" w:rsidDel="00000000" w:rsidP="00000000" w:rsidRDefault="00000000" w:rsidRPr="00000000" w14:paraId="0000086F">
      <w:pPr>
        <w:pStyle w:val="Heading1"/>
        <w:rPr/>
      </w:pPr>
      <w:bookmarkStart w:colFirst="0" w:colLast="0" w:name="_6ewuvbtx016l" w:id="613"/>
      <w:bookmarkEnd w:id="613"/>
      <w:r w:rsidDel="00000000" w:rsidR="00000000" w:rsidRPr="00000000">
        <w:rPr>
          <w:rtl w:val="0"/>
        </w:rPr>
        <w:t xml:space="preserve">Basecamp Content for Unit 3</w:t>
      </w:r>
    </w:p>
    <w:p w:rsidR="00000000" w:rsidDel="00000000" w:rsidP="00000000" w:rsidRDefault="00000000" w:rsidRPr="00000000" w14:paraId="00000870">
      <w:pPr>
        <w:jc w:val="left"/>
        <w:rPr/>
      </w:pPr>
      <w:hyperlink r:id="rId13">
        <w:r w:rsidDel="00000000" w:rsidR="00000000" w:rsidRPr="00000000">
          <w:rPr>
            <w:color w:val="1155cc"/>
            <w:u w:val="single"/>
            <w:rtl w:val="0"/>
          </w:rPr>
          <w:t xml:space="preserve">https://docs.google.com/document/d/1ZkJQBGNif-AdePDZgCUdqfT01IQKdCabyDQP2gIq15o/edit?usp=sharing</w:t>
        </w:r>
      </w:hyperlink>
      <w:r w:rsidDel="00000000" w:rsidR="00000000" w:rsidRPr="00000000">
        <w:rPr>
          <w:rtl w:val="0"/>
        </w:rPr>
      </w:r>
    </w:p>
    <w:p w:rsidR="00000000" w:rsidDel="00000000" w:rsidP="00000000" w:rsidRDefault="00000000" w:rsidRPr="00000000" w14:paraId="00000871">
      <w:pPr>
        <w:jc w:val="left"/>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n Weaver" w:id="0" w:date="2025-09-26T00:04:30Z">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Discussed adding in dialogue somewhere around here in tandem with the backing info pop-up (or just editing this text because it's almost specific enough) to better convey that the successful placement of one clean sensor upstream and one polluted sensor just downstream of the location means the activity has concluded and they have enough evidence. We may also want to specify the triggering condition for this dialogue in the combo doc for clarity. Potential verbiage could be..."You placed one clean sensor just upstream of a polluted sensor on the same branch of the river. That sudden shift from clean to polluted water is the key evidence we were searching for. I have overlaid the collected sensor data on a map (BACKING INFO POP-UP) With these two points, you’ve collected enough proof to convince Tera exactly where the source is located." @apgcd@umsystem.edu Let me know if this wasn't what you were imagining- I didn't want to outright say that the source of the pollution is between the two points because that's one of the claim choices they'll need to choose between in building their argument. @priess.logan@gmail.com Tagging you here so you can make this sound better/more in character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2">
    <w:pPr>
      <w:jc w:val="right"/>
      <w:rPr/>
    </w:pPr>
    <w:r w:rsidDel="00000000" w:rsidR="00000000" w:rsidRPr="00000000">
      <w:rPr>
        <w:rtl w:val="0"/>
      </w:rPr>
      <w:t xml:space="preserve">Last Updated: 29 May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jc w:val="center"/>
    </w:pPr>
    <w:rPr>
      <w:u w:val="single"/>
    </w:rPr>
  </w:style>
  <w:style w:type="paragraph" w:styleId="Heading6">
    <w:name w:val="heading 6"/>
    <w:basedOn w:val="Normal"/>
    <w:next w:val="Normal"/>
    <w:pPr>
      <w:keepNext w:val="1"/>
      <w:keepLines w:val="1"/>
      <w:ind w:left="2160" w:right="2160" w:firstLine="0"/>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Dg5lp3gfOQDrhp-7bV05kuEOdAEB_JXusTbr3lYv_Wk/edit#slide=id.p" TargetMode="External"/><Relationship Id="rId10" Type="http://schemas.openxmlformats.org/officeDocument/2006/relationships/hyperlink" Target="https://docs.google.com/document/d/1Z2p_Myz5wfqNuxh7InK_krI5zszHB4hYgwkJRmZ8xPw/edit?usp=sharing" TargetMode="External"/><Relationship Id="rId13" Type="http://schemas.openxmlformats.org/officeDocument/2006/relationships/hyperlink" Target="https://docs.google.com/document/d/1ZkJQBGNif-AdePDZgCUdqfT01IQKdCabyDQP2gIq15o/edit?usp=sharing" TargetMode="External"/><Relationship Id="rId12" Type="http://schemas.openxmlformats.org/officeDocument/2006/relationships/hyperlink" Target="https://www.google.com/url?q=https://docs.google.com/presentation/d/1x4pbls8qI08xA02WIOSj-cNAwdmM_yPG-onIDv3MMEE/edit%23slide%3Did.p&amp;sa=D&amp;source=docs&amp;ust=1717810130901350&amp;usg=AOvVaw0kQ_p3u_NMZmdY9C5kpNW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presentation/d/17FvX1uFWxikRjxbby2ntLkWXR_haE483jjmVyi2ofTQ/edit?slide=id.g2bb6a59d4c5_0_71#slide=id.g2bb6a59d4c5_0_71"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presentation/d/1Dg5lp3gfOQDrhp-7bV05kuEOdAEB_JXusTbr3lYv_Wk/edit#slide=id.p" TargetMode="External"/><Relationship Id="rId8" Type="http://schemas.openxmlformats.org/officeDocument/2006/relationships/hyperlink" Target="https://docs.google.com/presentation/d/1x4pbls8qI08xA02WIOSj-cNAwdmM_yPG-onIDv3MMEE/edit#slide=id.g22eeec86d9a_0_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