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73911" w14:textId="77777777" w:rsidR="009B5689" w:rsidRDefault="009B5689">
      <w:pPr>
        <w:spacing w:line="240" w:lineRule="auto"/>
        <w:rPr>
          <w:rFonts w:ascii="Calibri" w:eastAsia="Calibri" w:hAnsi="Calibri" w:cs="Calibri"/>
          <w:sz w:val="24"/>
          <w:szCs w:val="24"/>
        </w:rPr>
      </w:pPr>
    </w:p>
    <w:tbl>
      <w:tblPr>
        <w:tblStyle w:val="a"/>
        <w:tblW w:w="15135" w:type="dxa"/>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780"/>
        <w:gridCol w:w="1515"/>
        <w:gridCol w:w="1245"/>
        <w:gridCol w:w="1200"/>
        <w:gridCol w:w="1845"/>
        <w:gridCol w:w="2655"/>
        <w:gridCol w:w="5130"/>
      </w:tblGrid>
      <w:tr w:rsidR="009B5689" w14:paraId="47E28343" w14:textId="77777777">
        <w:tc>
          <w:tcPr>
            <w:tcW w:w="765" w:type="dxa"/>
          </w:tcPr>
          <w:p w14:paraId="17452B94" w14:textId="77777777" w:rsidR="009B5689" w:rsidRDefault="00000000">
            <w:pPr>
              <w:spacing w:line="240" w:lineRule="auto"/>
              <w:rPr>
                <w:rFonts w:ascii="Calibri" w:eastAsia="Calibri" w:hAnsi="Calibri" w:cs="Calibri"/>
                <w:b/>
                <w:bCs/>
              </w:rPr>
            </w:pPr>
            <w:r>
              <w:rPr>
                <w:rFonts w:ascii="Calibri" w:eastAsia="Calibri" w:hAnsi="Calibri" w:cs="Calibri"/>
                <w:b/>
                <w:bCs/>
              </w:rPr>
              <w:t>Checkpoint</w:t>
            </w:r>
          </w:p>
        </w:tc>
        <w:tc>
          <w:tcPr>
            <w:tcW w:w="780" w:type="dxa"/>
          </w:tcPr>
          <w:p w14:paraId="53A57D8B" w14:textId="77777777" w:rsidR="009B5689" w:rsidRDefault="00000000">
            <w:pPr>
              <w:spacing w:line="240" w:lineRule="auto"/>
              <w:rPr>
                <w:rFonts w:ascii="Calibri" w:eastAsia="Calibri" w:hAnsi="Calibri" w:cs="Calibri"/>
                <w:b/>
                <w:bCs/>
              </w:rPr>
            </w:pPr>
            <w:r>
              <w:rPr>
                <w:rFonts w:ascii="Calibri" w:eastAsia="Calibri" w:hAnsi="Calibri" w:cs="Calibri"/>
                <w:b/>
                <w:bCs/>
              </w:rPr>
              <w:t>Unit</w:t>
            </w:r>
          </w:p>
        </w:tc>
        <w:tc>
          <w:tcPr>
            <w:tcW w:w="1515" w:type="dxa"/>
          </w:tcPr>
          <w:p w14:paraId="0ECE20DB" w14:textId="77777777" w:rsidR="009B5689" w:rsidRDefault="00000000">
            <w:pPr>
              <w:spacing w:line="240" w:lineRule="auto"/>
              <w:rPr>
                <w:rFonts w:ascii="Calibri" w:eastAsia="Calibri" w:hAnsi="Calibri" w:cs="Calibri"/>
                <w:b/>
                <w:bCs/>
              </w:rPr>
            </w:pPr>
            <w:r>
              <w:rPr>
                <w:rFonts w:ascii="Calibri" w:eastAsia="Calibri" w:hAnsi="Calibri" w:cs="Calibri"/>
                <w:b/>
                <w:bCs/>
              </w:rPr>
              <w:t>Topic</w:t>
            </w:r>
          </w:p>
        </w:tc>
        <w:tc>
          <w:tcPr>
            <w:tcW w:w="1245" w:type="dxa"/>
          </w:tcPr>
          <w:p w14:paraId="14CF1F7E" w14:textId="77777777" w:rsidR="009B5689" w:rsidRDefault="00000000">
            <w:pPr>
              <w:spacing w:line="240" w:lineRule="auto"/>
              <w:rPr>
                <w:rFonts w:ascii="Calibri" w:eastAsia="Calibri" w:hAnsi="Calibri" w:cs="Calibri"/>
                <w:b/>
                <w:bCs/>
              </w:rPr>
            </w:pPr>
            <w:r>
              <w:rPr>
                <w:rFonts w:ascii="Calibri" w:eastAsia="Calibri" w:hAnsi="Calibri" w:cs="Calibri"/>
                <w:b/>
                <w:bCs/>
              </w:rPr>
              <w:t>Task</w:t>
            </w:r>
          </w:p>
        </w:tc>
        <w:tc>
          <w:tcPr>
            <w:tcW w:w="1200" w:type="dxa"/>
          </w:tcPr>
          <w:p w14:paraId="68F7E582" w14:textId="77777777" w:rsidR="009B5689" w:rsidRDefault="00000000">
            <w:pPr>
              <w:spacing w:line="240" w:lineRule="auto"/>
              <w:rPr>
                <w:rFonts w:ascii="Calibri" w:eastAsia="Calibri" w:hAnsi="Calibri" w:cs="Calibri"/>
                <w:b/>
                <w:bCs/>
              </w:rPr>
            </w:pPr>
            <w:r>
              <w:rPr>
                <w:rFonts w:ascii="Calibri" w:eastAsia="Calibri" w:hAnsi="Calibri" w:cs="Calibri"/>
                <w:b/>
                <w:bCs/>
              </w:rPr>
              <w:t>Dashboard</w:t>
            </w:r>
          </w:p>
        </w:tc>
        <w:tc>
          <w:tcPr>
            <w:tcW w:w="1845" w:type="dxa"/>
          </w:tcPr>
          <w:p w14:paraId="092CAA09" w14:textId="77777777" w:rsidR="009B5689" w:rsidRDefault="00000000">
            <w:pPr>
              <w:spacing w:line="240" w:lineRule="auto"/>
              <w:rPr>
                <w:rFonts w:ascii="Calibri" w:eastAsia="Calibri" w:hAnsi="Calibri" w:cs="Calibri"/>
                <w:b/>
                <w:bCs/>
              </w:rPr>
            </w:pPr>
            <w:r>
              <w:rPr>
                <w:rFonts w:ascii="Calibri" w:eastAsia="Calibri" w:hAnsi="Calibri" w:cs="Calibri"/>
                <w:b/>
                <w:bCs/>
              </w:rPr>
              <w:t>Student Action</w:t>
            </w:r>
          </w:p>
        </w:tc>
        <w:tc>
          <w:tcPr>
            <w:tcW w:w="2655" w:type="dxa"/>
          </w:tcPr>
          <w:p w14:paraId="1183CDC6" w14:textId="77777777" w:rsidR="009B5689" w:rsidRDefault="00000000">
            <w:pPr>
              <w:spacing w:line="240" w:lineRule="auto"/>
              <w:rPr>
                <w:rFonts w:ascii="Calibri" w:eastAsia="Calibri" w:hAnsi="Calibri" w:cs="Calibri"/>
                <w:b/>
                <w:bCs/>
              </w:rPr>
            </w:pPr>
            <w:commentRangeStart w:id="0"/>
            <w:r>
              <w:rPr>
                <w:rFonts w:ascii="Calibri" w:eastAsia="Calibri" w:hAnsi="Calibri" w:cs="Calibri"/>
                <w:b/>
                <w:bCs/>
              </w:rPr>
              <w:t>Log Tag</w:t>
            </w:r>
            <w:commentRangeEnd w:id="0"/>
            <w:r>
              <w:rPr>
                <w:rStyle w:val="CommentReference"/>
                <w:rFonts w:ascii="Calibri" w:eastAsia="Calibri" w:hAnsi="Calibri" w:cs="Calibri"/>
                <w:b/>
                <w:bCs/>
                <w:sz w:val="22"/>
                <w:szCs w:val="22"/>
              </w:rPr>
              <w:commentReference w:id="0"/>
            </w:r>
          </w:p>
        </w:tc>
        <w:tc>
          <w:tcPr>
            <w:tcW w:w="5130" w:type="dxa"/>
          </w:tcPr>
          <w:p w14:paraId="0879E8BE" w14:textId="77777777" w:rsidR="009B5689" w:rsidRDefault="00000000">
            <w:pPr>
              <w:spacing w:line="240" w:lineRule="auto"/>
              <w:rPr>
                <w:rFonts w:ascii="Calibri" w:eastAsia="Calibri" w:hAnsi="Calibri" w:cs="Calibri"/>
                <w:b/>
                <w:bCs/>
              </w:rPr>
            </w:pPr>
            <w:r>
              <w:rPr>
                <w:rFonts w:ascii="Calibri" w:eastAsia="Calibri" w:hAnsi="Calibri" w:cs="Calibri"/>
                <w:b/>
                <w:bCs/>
              </w:rPr>
              <w:t>Score calculation formula</w:t>
            </w:r>
          </w:p>
        </w:tc>
      </w:tr>
      <w:tr w:rsidR="009B5689" w14:paraId="470B8193" w14:textId="77777777">
        <w:trPr>
          <w:trHeight w:val="343"/>
        </w:trPr>
        <w:tc>
          <w:tcPr>
            <w:tcW w:w="765" w:type="dxa"/>
            <w:shd w:val="clear" w:color="auto" w:fill="FCE5CD"/>
          </w:tcPr>
          <w:p w14:paraId="57D26AB2" w14:textId="77777777" w:rsidR="009B5689" w:rsidRDefault="00000000">
            <w:pPr>
              <w:spacing w:line="240" w:lineRule="auto"/>
              <w:rPr>
                <w:rFonts w:ascii="Calibri" w:eastAsia="Calibri" w:hAnsi="Calibri" w:cs="Calibri"/>
              </w:rPr>
            </w:pPr>
            <w:r>
              <w:rPr>
                <w:rFonts w:ascii="Calibri" w:eastAsia="Calibri" w:hAnsi="Calibri" w:cs="Calibri"/>
              </w:rPr>
              <w:t>U1.C3</w:t>
            </w:r>
          </w:p>
        </w:tc>
        <w:tc>
          <w:tcPr>
            <w:tcW w:w="780" w:type="dxa"/>
            <w:shd w:val="clear" w:color="auto" w:fill="FCE5CD"/>
          </w:tcPr>
          <w:p w14:paraId="3E5401D6" w14:textId="77777777" w:rsidR="009B5689" w:rsidRDefault="00000000">
            <w:pPr>
              <w:spacing w:line="240" w:lineRule="auto"/>
              <w:rPr>
                <w:rFonts w:ascii="Calibri" w:eastAsia="Calibri" w:hAnsi="Calibri" w:cs="Calibri"/>
              </w:rPr>
            </w:pPr>
            <w:r>
              <w:rPr>
                <w:rFonts w:ascii="Calibri" w:eastAsia="Calibri" w:hAnsi="Calibri" w:cs="Calibri"/>
              </w:rPr>
              <w:t>1.1</w:t>
            </w:r>
            <w:bookmarkStart w:id="1" w:name="5j9s5oavhz5p" w:colFirst="0" w:colLast="0"/>
            <w:bookmarkEnd w:id="1"/>
          </w:p>
        </w:tc>
        <w:tc>
          <w:tcPr>
            <w:tcW w:w="1515" w:type="dxa"/>
          </w:tcPr>
          <w:p w14:paraId="37D73A0C" w14:textId="77777777" w:rsidR="009B5689" w:rsidRDefault="00000000">
            <w:pPr>
              <w:spacing w:line="240" w:lineRule="auto"/>
              <w:rPr>
                <w:rFonts w:ascii="Calibri" w:eastAsia="Calibri" w:hAnsi="Calibri" w:cs="Calibri"/>
              </w:rPr>
            </w:pPr>
            <w:r>
              <w:rPr>
                <w:rFonts w:ascii="Calibri" w:eastAsia="Calibri" w:hAnsi="Calibri" w:cs="Calibri"/>
              </w:rPr>
              <w:t>Argumentation</w:t>
            </w:r>
          </w:p>
        </w:tc>
        <w:tc>
          <w:tcPr>
            <w:tcW w:w="1245" w:type="dxa"/>
          </w:tcPr>
          <w:p w14:paraId="56DAA6E4" w14:textId="77777777" w:rsidR="009B5689" w:rsidRDefault="00000000">
            <w:pPr>
              <w:spacing w:line="240" w:lineRule="auto"/>
              <w:rPr>
                <w:rFonts w:ascii="Calibri" w:eastAsia="Calibri" w:hAnsi="Calibri" w:cs="Calibri"/>
              </w:rPr>
            </w:pPr>
            <w:r>
              <w:rPr>
                <w:rFonts w:ascii="Calibri" w:eastAsia="Calibri" w:hAnsi="Calibri" w:cs="Calibri"/>
              </w:rPr>
              <w:t>Build first argument</w:t>
            </w:r>
          </w:p>
        </w:tc>
        <w:tc>
          <w:tcPr>
            <w:tcW w:w="1200" w:type="dxa"/>
          </w:tcPr>
          <w:p w14:paraId="1D414C13" w14:textId="77777777" w:rsidR="009B5689" w:rsidRDefault="00000000">
            <w:pPr>
              <w:spacing w:line="240" w:lineRule="auto"/>
              <w:rPr>
                <w:rFonts w:ascii="Calibri" w:eastAsia="Calibri" w:hAnsi="Calibri" w:cs="Calibri"/>
              </w:rPr>
            </w:pPr>
            <w:r>
              <w:rPr>
                <w:rFonts w:ascii="Calibri" w:eastAsia="Calibri" w:hAnsi="Calibri" w:cs="Calibri"/>
              </w:rPr>
              <w:t>X</w:t>
            </w:r>
          </w:p>
          <w:p w14:paraId="6D10472C" w14:textId="77777777" w:rsidR="009B5689" w:rsidRDefault="00000000">
            <w:pPr>
              <w:spacing w:line="240" w:lineRule="auto"/>
              <w:rPr>
                <w:rFonts w:ascii="Calibri" w:eastAsia="Calibri" w:hAnsi="Calibri" w:cs="Calibri"/>
              </w:rPr>
            </w:pPr>
            <w:r>
              <w:rPr>
                <w:rFonts w:ascii="Calibri" w:eastAsia="Calibri" w:hAnsi="Calibri" w:cs="Calibri"/>
              </w:rPr>
              <w:t>On-track:</w:t>
            </w:r>
          </w:p>
          <w:p w14:paraId="24874DC2" w14:textId="77777777" w:rsidR="009B5689" w:rsidRDefault="00000000">
            <w:pPr>
              <w:spacing w:line="240" w:lineRule="auto"/>
              <w:rPr>
                <w:rFonts w:ascii="Calibri" w:eastAsia="Calibri" w:hAnsi="Calibri" w:cs="Calibri"/>
              </w:rPr>
            </w:pPr>
            <w:r>
              <w:rPr>
                <w:rFonts w:ascii="Calibri" w:eastAsia="Calibri" w:hAnsi="Calibri" w:cs="Calibri"/>
              </w:rPr>
              <w:t>(1 pts.)</w:t>
            </w:r>
          </w:p>
          <w:p w14:paraId="75BEDF2B" w14:textId="77777777" w:rsidR="009B5689" w:rsidRDefault="00000000">
            <w:pPr>
              <w:spacing w:line="240" w:lineRule="auto"/>
              <w:rPr>
                <w:rFonts w:ascii="Calibri" w:eastAsia="Calibri" w:hAnsi="Calibri" w:cs="Calibri"/>
              </w:rPr>
            </w:pPr>
            <w:r>
              <w:rPr>
                <w:rFonts w:ascii="Calibri" w:eastAsia="Calibri" w:hAnsi="Calibri" w:cs="Calibri"/>
              </w:rPr>
              <w:t>Concern:</w:t>
            </w:r>
          </w:p>
          <w:p w14:paraId="368470B4" w14:textId="77777777" w:rsidR="009B5689" w:rsidRDefault="00000000">
            <w:pPr>
              <w:spacing w:line="240" w:lineRule="auto"/>
              <w:rPr>
                <w:rFonts w:ascii="Calibri" w:eastAsia="Calibri" w:hAnsi="Calibri" w:cs="Calibri"/>
              </w:rPr>
            </w:pPr>
            <w:r>
              <w:rPr>
                <w:rFonts w:ascii="Calibri" w:eastAsia="Calibri" w:hAnsi="Calibri" w:cs="Calibri"/>
              </w:rPr>
              <w:t>(0 pts.)</w:t>
            </w:r>
          </w:p>
        </w:tc>
        <w:tc>
          <w:tcPr>
            <w:tcW w:w="1845" w:type="dxa"/>
          </w:tcPr>
          <w:p w14:paraId="11E47B71" w14:textId="77777777" w:rsidR="009B5689" w:rsidRDefault="00000000">
            <w:pPr>
              <w:spacing w:line="240" w:lineRule="auto"/>
              <w:rPr>
                <w:rFonts w:ascii="Calibri" w:eastAsia="Calibri" w:hAnsi="Calibri" w:cs="Calibri"/>
              </w:rPr>
            </w:pPr>
            <w:commentRangeStart w:id="2"/>
            <w:r>
              <w:rPr>
                <w:rFonts w:ascii="Calibri" w:eastAsia="Calibri" w:hAnsi="Calibri" w:cs="Calibri"/>
                <w:b/>
                <w:bCs/>
                <w:u w:val="single"/>
              </w:rPr>
              <w:t>1 Point</w:t>
            </w:r>
            <w:r>
              <w:rPr>
                <w:rFonts w:ascii="Calibri" w:eastAsia="Calibri" w:hAnsi="Calibri" w:cs="Calibri"/>
              </w:rPr>
              <w:t xml:space="preserve"> for correct answer on first attempt</w:t>
            </w:r>
          </w:p>
          <w:p w14:paraId="05604D8F"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for anything else</w:t>
            </w:r>
          </w:p>
          <w:p w14:paraId="5A8C2091" w14:textId="77777777" w:rsidR="009B5689" w:rsidRDefault="009B5689">
            <w:pPr>
              <w:spacing w:line="240" w:lineRule="auto"/>
              <w:rPr>
                <w:rFonts w:ascii="Calibri" w:eastAsia="Calibri" w:hAnsi="Calibri" w:cs="Calibri"/>
              </w:rPr>
            </w:pPr>
          </w:p>
        </w:tc>
        <w:tc>
          <w:tcPr>
            <w:tcW w:w="2655" w:type="dxa"/>
          </w:tcPr>
          <w:p w14:paraId="4CCA4EAA" w14:textId="77777777" w:rsidR="009B5689" w:rsidRDefault="00000000">
            <w:pPr>
              <w:spacing w:line="240" w:lineRule="auto"/>
              <w:rPr>
                <w:ins w:id="3" w:author="Wenyi Lu" w:date="2025-07-24T18:01:00Z"/>
                <w:rFonts w:ascii="Calibri" w:eastAsia="Calibri" w:hAnsi="Calibri" w:cs="Calibri"/>
              </w:rPr>
            </w:pPr>
            <w:r>
              <w:rPr>
                <w:rFonts w:ascii="Calibri" w:eastAsia="Calibri" w:hAnsi="Calibri" w:cs="Calibri"/>
              </w:rPr>
              <w:t xml:space="preserve">Check </w:t>
            </w:r>
            <w:ins w:id="4" w:author="Sean Goggins" w:date="2025-07-17T17:24:00Z">
              <w:r>
                <w:rPr>
                  <w:rFonts w:ascii="Calibri" w:eastAsia="Calibri" w:hAnsi="Calibri" w:cs="Calibri"/>
                </w:rPr>
                <w:t xml:space="preserve">the </w:t>
              </w:r>
            </w:ins>
            <w:r>
              <w:rPr>
                <w:rFonts w:ascii="Calibri" w:eastAsia="Calibri" w:hAnsi="Calibri" w:cs="Calibri"/>
              </w:rPr>
              <w:t>argument success event</w:t>
            </w:r>
          </w:p>
          <w:p w14:paraId="0838B07E" w14:textId="77777777" w:rsidR="009B5689" w:rsidRDefault="009B5689">
            <w:pPr>
              <w:spacing w:line="240" w:lineRule="auto"/>
              <w:rPr>
                <w:ins w:id="5" w:author="Wenyi Lu" w:date="2025-07-24T18:01:00Z"/>
                <w:rFonts w:ascii="Calibri" w:eastAsia="Calibri" w:hAnsi="Calibri" w:cs="Calibri"/>
              </w:rPr>
            </w:pPr>
          </w:p>
          <w:p w14:paraId="01D7985C" w14:textId="77777777" w:rsidR="009B5689" w:rsidRDefault="00000000">
            <w:pPr>
              <w:spacing w:line="240" w:lineRule="auto"/>
              <w:rPr>
                <w:ins w:id="6" w:author="Wenyi Lu" w:date="2025-07-24T18:01:00Z"/>
                <w:rFonts w:ascii="Calibri" w:eastAsia="Calibri" w:hAnsi="Calibri" w:cs="Calibri"/>
              </w:rPr>
            </w:pPr>
            <w:ins w:id="7" w:author="Wenyi Lu" w:date="2025-07-24T18:01:00Z">
              <w:r>
                <w:rPr>
                  <w:rFonts w:ascii="Calibri" w:eastAsia="Calibri" w:hAnsi="Calibri" w:cs="Calibri"/>
                </w:rPr>
                <w:t>Dialogue tags:</w:t>
              </w:r>
            </w:ins>
          </w:p>
          <w:p w14:paraId="46FCB8F2" w14:textId="77777777" w:rsidR="009B5689" w:rsidRDefault="00000000">
            <w:pPr>
              <w:spacing w:line="240" w:lineRule="auto"/>
              <w:rPr>
                <w:ins w:id="8" w:author="Wenyi Lu" w:date="2025-07-24T18:01:00Z"/>
                <w:rFonts w:ascii="Calibri" w:eastAsia="Calibri" w:hAnsi="Calibri" w:cs="Calibri"/>
              </w:rPr>
            </w:pPr>
            <w:ins w:id="9" w:author="Wenyi Lu" w:date="2025-07-24T18:01:00Z">
              <w:r>
                <w:rPr>
                  <w:rFonts w:ascii="Calibri" w:eastAsia="Calibri" w:hAnsi="Calibri" w:cs="Calibri"/>
                </w:rPr>
                <w:t>1 point: The feedback dialogue during or right before the close event of the argumentation only contains the following: 70-7 (Conversation ID-Dialogue Node ID)</w:t>
              </w:r>
            </w:ins>
          </w:p>
          <w:p w14:paraId="684FE63E" w14:textId="77777777" w:rsidR="009B5689" w:rsidRDefault="009B5689">
            <w:pPr>
              <w:spacing w:line="240" w:lineRule="auto"/>
              <w:rPr>
                <w:ins w:id="10" w:author="Wenyi Lu" w:date="2025-07-24T18:01:00Z"/>
                <w:rFonts w:ascii="Calibri" w:eastAsia="Calibri" w:hAnsi="Calibri" w:cs="Calibri"/>
              </w:rPr>
            </w:pPr>
          </w:p>
          <w:p w14:paraId="5C40D08F" w14:textId="77777777" w:rsidR="009B5689" w:rsidRDefault="00000000">
            <w:pPr>
              <w:spacing w:line="240" w:lineRule="auto"/>
              <w:rPr>
                <w:rFonts w:ascii="Calibri" w:eastAsia="Calibri" w:hAnsi="Calibri" w:cs="Calibri"/>
              </w:rPr>
            </w:pPr>
            <w:ins w:id="11" w:author="Wenyi Lu" w:date="2025-07-24T18:01:00Z">
              <w:r>
                <w:rPr>
                  <w:rFonts w:ascii="Calibri" w:eastAsia="Calibri" w:hAnsi="Calibri" w:cs="Calibri"/>
                </w:rPr>
                <w:t>0 points: Other conditions (e.g., 70-33|25 and 70-7. And each of them only happens once.)</w:t>
              </w:r>
            </w:ins>
          </w:p>
        </w:tc>
        <w:commentRangeEnd w:id="2"/>
        <w:tc>
          <w:tcPr>
            <w:tcW w:w="5130" w:type="dxa"/>
          </w:tcPr>
          <w:p w14:paraId="3D8DD757" w14:textId="77777777" w:rsidR="009B5689" w:rsidRDefault="00000000">
            <w:pPr>
              <w:spacing w:line="240" w:lineRule="auto"/>
              <w:rPr>
                <w:rFonts w:ascii="Calibri" w:eastAsia="Calibri" w:hAnsi="Calibri" w:cs="Calibri"/>
              </w:rPr>
            </w:pPr>
            <w:r>
              <w:rPr>
                <w:rStyle w:val="CommentReference"/>
                <w:rFonts w:ascii="Calibri" w:eastAsia="Calibri" w:hAnsi="Calibri" w:cs="Calibri"/>
                <w:sz w:val="22"/>
                <w:szCs w:val="22"/>
              </w:rPr>
              <w:commentReference w:id="2"/>
            </w:r>
            <w:r>
              <w:rPr>
                <w:rFonts w:ascii="Calibri" w:eastAsia="Calibri" w:hAnsi="Calibri" w:cs="Calibri"/>
              </w:rPr>
              <w:t>1 point for correct submission on 1st attempt.</w:t>
            </w:r>
          </w:p>
          <w:p w14:paraId="058AF2D6" w14:textId="77777777" w:rsidR="009B5689" w:rsidRDefault="009B5689">
            <w:pPr>
              <w:spacing w:line="240" w:lineRule="auto"/>
              <w:rPr>
                <w:rFonts w:ascii="Calibri" w:eastAsia="Calibri" w:hAnsi="Calibri" w:cs="Calibri"/>
              </w:rPr>
            </w:pPr>
          </w:p>
          <w:p w14:paraId="3E92A122" w14:textId="77777777" w:rsidR="009B5689" w:rsidRDefault="00000000">
            <w:pPr>
              <w:spacing w:line="240" w:lineRule="auto"/>
              <w:rPr>
                <w:rFonts w:ascii="Calibri" w:eastAsia="Calibri" w:hAnsi="Calibri" w:cs="Calibri"/>
              </w:rPr>
            </w:pPr>
            <w:r>
              <w:rPr>
                <w:rFonts w:ascii="Calibri" w:eastAsia="Calibri" w:hAnsi="Calibri" w:cs="Calibri"/>
              </w:rPr>
              <w:t>0 for anything else.</w:t>
            </w:r>
          </w:p>
          <w:p w14:paraId="1A3C6155" w14:textId="77777777" w:rsidR="009B5689" w:rsidRDefault="009B5689">
            <w:pPr>
              <w:spacing w:line="240" w:lineRule="auto"/>
              <w:rPr>
                <w:rFonts w:ascii="Calibri" w:eastAsia="Calibri" w:hAnsi="Calibri" w:cs="Calibri"/>
              </w:rPr>
            </w:pPr>
          </w:p>
          <w:p w14:paraId="196EB467" w14:textId="77777777" w:rsidR="009B5689" w:rsidRDefault="00000000">
            <w:pPr>
              <w:spacing w:line="240" w:lineRule="auto"/>
              <w:rPr>
                <w:rFonts w:ascii="Calibri" w:eastAsia="Calibri" w:hAnsi="Calibri" w:cs="Calibri"/>
                <w:sz w:val="20"/>
                <w:szCs w:val="20"/>
              </w:rPr>
            </w:pPr>
            <w:r>
              <w:rPr>
                <w:rFonts w:ascii="Calibri" w:eastAsia="Calibri" w:hAnsi="Calibri" w:cs="Calibri"/>
              </w:rPr>
              <w:t>Correct feedback: Great!  You chose the main idea that Toppo is trying to support, also known as the claim. Good Job Cadet!</w:t>
            </w:r>
          </w:p>
        </w:tc>
      </w:tr>
      <w:tr w:rsidR="009B5689" w14:paraId="6FDAA297" w14:textId="77777777">
        <w:trPr>
          <w:trHeight w:val="690"/>
        </w:trPr>
        <w:tc>
          <w:tcPr>
            <w:tcW w:w="765" w:type="dxa"/>
            <w:shd w:val="clear" w:color="auto" w:fill="D9D2E9"/>
          </w:tcPr>
          <w:p w14:paraId="1F76BA0C" w14:textId="77777777" w:rsidR="009B5689" w:rsidRDefault="00000000">
            <w:pPr>
              <w:spacing w:line="240" w:lineRule="auto"/>
              <w:rPr>
                <w:rFonts w:ascii="Calibri" w:eastAsia="Calibri" w:hAnsi="Calibri" w:cs="Calibri"/>
              </w:rPr>
            </w:pPr>
            <w:r>
              <w:rPr>
                <w:rFonts w:ascii="Calibri" w:eastAsia="Calibri" w:hAnsi="Calibri" w:cs="Calibri"/>
              </w:rPr>
              <w:t>U2.C1</w:t>
            </w:r>
          </w:p>
        </w:tc>
        <w:tc>
          <w:tcPr>
            <w:tcW w:w="780" w:type="dxa"/>
            <w:shd w:val="clear" w:color="auto" w:fill="D9D2E9"/>
          </w:tcPr>
          <w:p w14:paraId="28CC2970" w14:textId="77777777" w:rsidR="009B5689" w:rsidRDefault="00000000">
            <w:pPr>
              <w:spacing w:line="240" w:lineRule="auto"/>
              <w:rPr>
                <w:rFonts w:ascii="Calibri" w:eastAsia="Calibri" w:hAnsi="Calibri" w:cs="Calibri"/>
              </w:rPr>
            </w:pPr>
            <w:bookmarkStart w:id="12" w:name="6rw0bqlcfvqi" w:colFirst="0" w:colLast="0"/>
            <w:bookmarkEnd w:id="12"/>
            <w:r>
              <w:rPr>
                <w:rFonts w:ascii="Calibri" w:eastAsia="Calibri" w:hAnsi="Calibri" w:cs="Calibri"/>
              </w:rPr>
              <w:t xml:space="preserve">2.1 </w:t>
            </w:r>
          </w:p>
        </w:tc>
        <w:tc>
          <w:tcPr>
            <w:tcW w:w="1515" w:type="dxa"/>
          </w:tcPr>
          <w:p w14:paraId="3B5E87AD" w14:textId="77777777" w:rsidR="009B5689" w:rsidRDefault="00000000">
            <w:pPr>
              <w:spacing w:line="240" w:lineRule="auto"/>
              <w:rPr>
                <w:rFonts w:ascii="Calibri" w:eastAsia="Calibri" w:hAnsi="Calibri" w:cs="Calibri"/>
              </w:rPr>
            </w:pPr>
            <w:r>
              <w:rPr>
                <w:rFonts w:ascii="Calibri" w:eastAsia="Calibri" w:hAnsi="Calibri" w:cs="Calibri"/>
              </w:rPr>
              <w:t xml:space="preserve">Topography </w:t>
            </w:r>
          </w:p>
        </w:tc>
        <w:tc>
          <w:tcPr>
            <w:tcW w:w="1245" w:type="dxa"/>
          </w:tcPr>
          <w:p w14:paraId="3487D775" w14:textId="77777777" w:rsidR="009B5689" w:rsidRDefault="00000000">
            <w:pPr>
              <w:spacing w:line="240" w:lineRule="auto"/>
              <w:rPr>
                <w:rFonts w:ascii="Calibri" w:eastAsia="Calibri" w:hAnsi="Calibri" w:cs="Calibri"/>
              </w:rPr>
            </w:pPr>
            <w:r>
              <w:rPr>
                <w:rFonts w:ascii="Calibri" w:eastAsia="Calibri" w:hAnsi="Calibri" w:cs="Calibri"/>
              </w:rPr>
              <w:t>Topographic Map Matching Glyph</w:t>
            </w:r>
          </w:p>
        </w:tc>
        <w:tc>
          <w:tcPr>
            <w:tcW w:w="1200" w:type="dxa"/>
          </w:tcPr>
          <w:p w14:paraId="5A6174A6" w14:textId="77777777" w:rsidR="009B5689" w:rsidRDefault="00000000">
            <w:pPr>
              <w:spacing w:line="240" w:lineRule="auto"/>
              <w:rPr>
                <w:rFonts w:ascii="Calibri" w:eastAsia="Calibri" w:hAnsi="Calibri" w:cs="Calibri"/>
              </w:rPr>
            </w:pPr>
            <w:r>
              <w:rPr>
                <w:rFonts w:ascii="Calibri" w:eastAsia="Calibri" w:hAnsi="Calibri" w:cs="Calibri"/>
              </w:rPr>
              <w:t>X</w:t>
            </w:r>
          </w:p>
          <w:p w14:paraId="67C4F9A4" w14:textId="77777777" w:rsidR="009B5689" w:rsidRDefault="00000000">
            <w:pPr>
              <w:spacing w:line="240" w:lineRule="auto"/>
              <w:rPr>
                <w:rFonts w:ascii="Calibri" w:eastAsia="Calibri" w:hAnsi="Calibri" w:cs="Calibri"/>
              </w:rPr>
            </w:pPr>
            <w:r>
              <w:rPr>
                <w:rFonts w:ascii="Calibri" w:eastAsia="Calibri" w:hAnsi="Calibri" w:cs="Calibri"/>
              </w:rPr>
              <w:t>On-track:</w:t>
            </w:r>
          </w:p>
          <w:p w14:paraId="0AA9F3A7" w14:textId="77777777" w:rsidR="009B5689" w:rsidRDefault="00000000">
            <w:pPr>
              <w:spacing w:line="240" w:lineRule="auto"/>
              <w:rPr>
                <w:rFonts w:ascii="Calibri" w:eastAsia="Calibri" w:hAnsi="Calibri" w:cs="Calibri"/>
              </w:rPr>
            </w:pPr>
            <w:r>
              <w:rPr>
                <w:rFonts w:ascii="Calibri" w:eastAsia="Calibri" w:hAnsi="Calibri" w:cs="Calibri"/>
              </w:rPr>
              <w:t>(1-2 pts.)</w:t>
            </w:r>
          </w:p>
          <w:p w14:paraId="34F516CD" w14:textId="77777777" w:rsidR="009B5689" w:rsidRDefault="00000000">
            <w:pPr>
              <w:spacing w:line="240" w:lineRule="auto"/>
              <w:rPr>
                <w:rFonts w:ascii="Calibri" w:eastAsia="Calibri" w:hAnsi="Calibri" w:cs="Calibri"/>
              </w:rPr>
            </w:pPr>
            <w:r>
              <w:rPr>
                <w:rFonts w:ascii="Calibri" w:eastAsia="Calibri" w:hAnsi="Calibri" w:cs="Calibri"/>
              </w:rPr>
              <w:t>Concern:</w:t>
            </w:r>
          </w:p>
          <w:p w14:paraId="397874BD" w14:textId="77777777" w:rsidR="009B5689" w:rsidRDefault="00000000">
            <w:pPr>
              <w:spacing w:line="240" w:lineRule="auto"/>
              <w:rPr>
                <w:rFonts w:ascii="Calibri" w:eastAsia="Calibri" w:hAnsi="Calibri" w:cs="Calibri"/>
              </w:rPr>
            </w:pPr>
            <w:r>
              <w:rPr>
                <w:rFonts w:ascii="Calibri" w:eastAsia="Calibri" w:hAnsi="Calibri" w:cs="Calibri"/>
              </w:rPr>
              <w:t>(0 pts.)</w:t>
            </w:r>
          </w:p>
        </w:tc>
        <w:tc>
          <w:tcPr>
            <w:tcW w:w="1845" w:type="dxa"/>
          </w:tcPr>
          <w:p w14:paraId="5D234E53"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correct answer in 1 or 2 attempts</w:t>
            </w:r>
          </w:p>
          <w:p w14:paraId="2E80B3EC"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3 or 4 attempts</w:t>
            </w:r>
          </w:p>
          <w:p w14:paraId="1A83428C"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5 or more attempts</w:t>
            </w:r>
          </w:p>
        </w:tc>
        <w:tc>
          <w:tcPr>
            <w:tcW w:w="2655" w:type="dxa"/>
          </w:tcPr>
          <w:p w14:paraId="389CB838" w14:textId="77777777" w:rsidR="009B5689" w:rsidRDefault="00000000">
            <w:pPr>
              <w:spacing w:line="240" w:lineRule="auto"/>
              <w:rPr>
                <w:ins w:id="13" w:author="Wenyi Lu" w:date="2025-07-24T18:31:00Z"/>
                <w:rFonts w:ascii="Calibri" w:eastAsia="Calibri" w:hAnsi="Calibri" w:cs="Calibri"/>
              </w:rPr>
            </w:pPr>
            <w:r>
              <w:rPr>
                <w:rFonts w:ascii="Calibri" w:eastAsia="Calibri" w:hAnsi="Calibri" w:cs="Calibri"/>
              </w:rPr>
              <w:t>Check number of submissions needed to complete the task</w:t>
            </w:r>
          </w:p>
          <w:p w14:paraId="6F54217F" w14:textId="77777777" w:rsidR="009B5689" w:rsidRDefault="009B5689">
            <w:pPr>
              <w:spacing w:line="240" w:lineRule="auto"/>
              <w:rPr>
                <w:ins w:id="14" w:author="Wenyi Lu" w:date="2025-07-24T18:31:00Z"/>
                <w:rFonts w:ascii="Calibri" w:eastAsia="Calibri" w:hAnsi="Calibri" w:cs="Calibri"/>
              </w:rPr>
            </w:pPr>
          </w:p>
          <w:p w14:paraId="0995E739" w14:textId="77777777" w:rsidR="009B5689" w:rsidRDefault="00000000">
            <w:pPr>
              <w:spacing w:line="240" w:lineRule="auto"/>
              <w:rPr>
                <w:ins w:id="15" w:author="Wenyi Lu" w:date="2025-07-24T18:31:00Z"/>
                <w:rFonts w:ascii="Calibri" w:eastAsia="Calibri" w:hAnsi="Calibri" w:cs="Calibri"/>
              </w:rPr>
            </w:pPr>
            <w:ins w:id="16" w:author="Wenyi Lu" w:date="2025-07-24T18:31:00Z">
              <w:r>
                <w:rPr>
                  <w:rFonts w:ascii="Calibri" w:eastAsia="Calibri" w:hAnsi="Calibri" w:cs="Calibri"/>
                </w:rPr>
                <w:t>Dialogue tags:</w:t>
              </w:r>
            </w:ins>
          </w:p>
          <w:p w14:paraId="56D42057" w14:textId="77777777" w:rsidR="009B5689" w:rsidRDefault="00000000">
            <w:pPr>
              <w:spacing w:line="240" w:lineRule="auto"/>
              <w:rPr>
                <w:ins w:id="17" w:author="Wenyi Lu" w:date="2025-07-24T18:31:00Z"/>
                <w:rFonts w:ascii="Calibri" w:eastAsia="Calibri" w:hAnsi="Calibri" w:cs="Calibri"/>
              </w:rPr>
            </w:pPr>
            <w:ins w:id="18" w:author="Wenyi Lu" w:date="2025-07-24T18:31:00Z">
              <w:r>
                <w:rPr>
                  <w:rFonts w:ascii="Calibri" w:eastAsia="Calibri" w:hAnsi="Calibri" w:cs="Calibri"/>
                </w:rPr>
                <w:t xml:space="preserve">2 points: Only feedback dialogue 68-29 happens or feedback dialogues 68-4 (68-5) and 68-29 happen.  </w:t>
              </w:r>
            </w:ins>
          </w:p>
          <w:p w14:paraId="22E99102" w14:textId="77777777" w:rsidR="009B5689" w:rsidRDefault="009B5689">
            <w:pPr>
              <w:spacing w:line="240" w:lineRule="auto"/>
              <w:rPr>
                <w:ins w:id="19" w:author="Wenyi Lu" w:date="2025-07-24T18:31:00Z"/>
                <w:rFonts w:ascii="Calibri" w:eastAsia="Calibri" w:hAnsi="Calibri" w:cs="Calibri"/>
              </w:rPr>
            </w:pPr>
          </w:p>
          <w:p w14:paraId="756CC6AD" w14:textId="77777777" w:rsidR="009B5689" w:rsidRDefault="009B5689">
            <w:pPr>
              <w:spacing w:line="240" w:lineRule="auto"/>
              <w:rPr>
                <w:ins w:id="20" w:author="Wenyi Lu" w:date="2025-07-24T18:31:00Z"/>
                <w:rFonts w:ascii="Calibri" w:eastAsia="Calibri" w:hAnsi="Calibri" w:cs="Calibri"/>
              </w:rPr>
            </w:pPr>
          </w:p>
          <w:p w14:paraId="690EC997" w14:textId="77777777" w:rsidR="009B5689" w:rsidRDefault="00000000">
            <w:pPr>
              <w:spacing w:line="240" w:lineRule="auto"/>
              <w:rPr>
                <w:ins w:id="21" w:author="Wenyi Lu" w:date="2025-07-24T18:31:00Z"/>
                <w:rFonts w:ascii="Calibri" w:eastAsia="Calibri" w:hAnsi="Calibri" w:cs="Calibri"/>
              </w:rPr>
            </w:pPr>
            <w:ins w:id="22" w:author="Wenyi Lu" w:date="2025-07-24T18:31:00Z">
              <w:r>
                <w:rPr>
                  <w:rFonts w:ascii="Calibri" w:eastAsia="Calibri" w:hAnsi="Calibri" w:cs="Calibri"/>
                </w:rPr>
                <w:t xml:space="preserve">1 point: Before the feedback dialogue 68-29 happens, there are 2 or 3 other feedback dialogues </w:t>
              </w:r>
              <w:r>
                <w:rPr>
                  <w:rFonts w:ascii="Calibri" w:eastAsia="Calibri" w:hAnsi="Calibri" w:cs="Calibri"/>
                </w:rPr>
                <w:lastRenderedPageBreak/>
                <w:t>(68-4, 68-5, 68-6, 68-7, 68-17, 68-18)</w:t>
              </w:r>
            </w:ins>
          </w:p>
          <w:p w14:paraId="775891AD" w14:textId="77777777" w:rsidR="009B5689" w:rsidRDefault="009B5689">
            <w:pPr>
              <w:spacing w:line="240" w:lineRule="auto"/>
              <w:rPr>
                <w:ins w:id="23" w:author="Wenyi Lu" w:date="2025-07-24T18:31:00Z"/>
                <w:rFonts w:ascii="Calibri" w:eastAsia="Calibri" w:hAnsi="Calibri" w:cs="Calibri"/>
              </w:rPr>
            </w:pPr>
          </w:p>
          <w:p w14:paraId="1BD9824D" w14:textId="77777777" w:rsidR="009B5689" w:rsidRDefault="009B5689">
            <w:pPr>
              <w:spacing w:line="240" w:lineRule="auto"/>
              <w:rPr>
                <w:ins w:id="24" w:author="Wenyi Lu" w:date="2025-07-24T18:31:00Z"/>
                <w:rFonts w:ascii="Calibri" w:eastAsia="Calibri" w:hAnsi="Calibri" w:cs="Calibri"/>
              </w:rPr>
            </w:pPr>
          </w:p>
          <w:p w14:paraId="02687F8B" w14:textId="77777777" w:rsidR="009B5689" w:rsidRDefault="00000000">
            <w:pPr>
              <w:spacing w:line="240" w:lineRule="auto"/>
              <w:rPr>
                <w:ins w:id="25" w:author="Wenyi Lu" w:date="2025-07-24T18:31:00Z"/>
                <w:rFonts w:ascii="Calibri" w:eastAsia="Calibri" w:hAnsi="Calibri" w:cs="Calibri"/>
              </w:rPr>
            </w:pPr>
            <w:ins w:id="26" w:author="Wenyi Lu" w:date="2025-07-24T18:31:00Z">
              <w:r>
                <w:rPr>
                  <w:rFonts w:ascii="Calibri" w:eastAsia="Calibri" w:hAnsi="Calibri" w:cs="Calibri"/>
                </w:rPr>
                <w:t>0 point: Before the feedback dialogue 68-29 happens, there are more than 3 other feedback dialogues.</w:t>
              </w:r>
            </w:ins>
          </w:p>
          <w:p w14:paraId="7DF1BA7B" w14:textId="77777777" w:rsidR="009B5689" w:rsidRDefault="009B5689">
            <w:pPr>
              <w:spacing w:line="240" w:lineRule="auto"/>
              <w:rPr>
                <w:rFonts w:ascii="Calibri" w:eastAsia="Calibri" w:hAnsi="Calibri" w:cs="Calibri"/>
              </w:rPr>
            </w:pPr>
          </w:p>
        </w:tc>
        <w:tc>
          <w:tcPr>
            <w:tcW w:w="5130" w:type="dxa"/>
          </w:tcPr>
          <w:p w14:paraId="3D8BE95C" w14:textId="77777777" w:rsidR="009B5689" w:rsidRDefault="00000000">
            <w:pPr>
              <w:spacing w:line="240" w:lineRule="auto"/>
              <w:rPr>
                <w:rFonts w:ascii="Calibri" w:eastAsia="Calibri" w:hAnsi="Calibri" w:cs="Calibri"/>
              </w:rPr>
            </w:pPr>
            <w:r>
              <w:rPr>
                <w:rFonts w:ascii="Calibri" w:eastAsia="Calibri" w:hAnsi="Calibri" w:cs="Calibri"/>
              </w:rPr>
              <w:lastRenderedPageBreak/>
              <w:t>2 points for submitting correct answer in 1 or 2 attempts.</w:t>
            </w:r>
          </w:p>
          <w:p w14:paraId="3B8455C0" w14:textId="77777777" w:rsidR="009B5689" w:rsidRDefault="009B5689">
            <w:pPr>
              <w:spacing w:line="240" w:lineRule="auto"/>
              <w:rPr>
                <w:rFonts w:ascii="Calibri" w:eastAsia="Calibri" w:hAnsi="Calibri" w:cs="Calibri"/>
              </w:rPr>
            </w:pPr>
          </w:p>
          <w:p w14:paraId="5EDA6CBB" w14:textId="77777777" w:rsidR="009B5689" w:rsidRDefault="00000000">
            <w:pPr>
              <w:spacing w:line="240" w:lineRule="auto"/>
              <w:rPr>
                <w:rFonts w:ascii="Calibri" w:eastAsia="Calibri" w:hAnsi="Calibri" w:cs="Calibri"/>
              </w:rPr>
            </w:pPr>
            <w:r>
              <w:rPr>
                <w:rFonts w:ascii="Calibri" w:eastAsia="Calibri" w:hAnsi="Calibri" w:cs="Calibri"/>
              </w:rPr>
              <w:t>1 point for 3 or 4 attempts needed to submit the correct answer.</w:t>
            </w:r>
          </w:p>
          <w:p w14:paraId="7C8A34CC" w14:textId="77777777" w:rsidR="009B5689" w:rsidRDefault="009B5689">
            <w:pPr>
              <w:spacing w:line="240" w:lineRule="auto"/>
              <w:rPr>
                <w:rFonts w:ascii="Calibri" w:eastAsia="Calibri" w:hAnsi="Calibri" w:cs="Calibri"/>
              </w:rPr>
            </w:pPr>
          </w:p>
          <w:p w14:paraId="5D186168" w14:textId="77777777" w:rsidR="009B5689" w:rsidRDefault="00000000">
            <w:pPr>
              <w:spacing w:line="240" w:lineRule="auto"/>
              <w:rPr>
                <w:rFonts w:ascii="Calibri" w:eastAsia="Calibri" w:hAnsi="Calibri" w:cs="Calibri"/>
              </w:rPr>
            </w:pPr>
            <w:r>
              <w:rPr>
                <w:rFonts w:ascii="Calibri" w:eastAsia="Calibri" w:hAnsi="Calibri" w:cs="Calibri"/>
              </w:rPr>
              <w:t xml:space="preserve">0 point for anything else ( 5 or more attempts, or if task is not attempted) </w:t>
            </w:r>
          </w:p>
          <w:p w14:paraId="0B5DB0D2" w14:textId="77777777" w:rsidR="009B5689" w:rsidRDefault="009B5689">
            <w:pPr>
              <w:spacing w:line="240" w:lineRule="auto"/>
              <w:rPr>
                <w:rFonts w:ascii="Calibri" w:eastAsia="Calibri" w:hAnsi="Calibri" w:cs="Calibri"/>
              </w:rPr>
            </w:pPr>
          </w:p>
          <w:p w14:paraId="24551A31" w14:textId="77777777" w:rsidR="009B5689" w:rsidRDefault="009B5689">
            <w:pPr>
              <w:spacing w:line="240" w:lineRule="auto"/>
              <w:rPr>
                <w:rFonts w:ascii="Calibri" w:eastAsia="Calibri" w:hAnsi="Calibri" w:cs="Calibri"/>
              </w:rPr>
            </w:pPr>
          </w:p>
        </w:tc>
      </w:tr>
      <w:tr w:rsidR="009B5689" w14:paraId="578C18B8" w14:textId="77777777">
        <w:trPr>
          <w:trHeight w:val="445"/>
        </w:trPr>
        <w:tc>
          <w:tcPr>
            <w:tcW w:w="765" w:type="dxa"/>
            <w:vMerge w:val="restart"/>
            <w:shd w:val="clear" w:color="auto" w:fill="D9D2E9"/>
          </w:tcPr>
          <w:p w14:paraId="319C5E10" w14:textId="77777777" w:rsidR="009B5689" w:rsidRDefault="00000000">
            <w:pPr>
              <w:spacing w:line="240" w:lineRule="auto"/>
              <w:rPr>
                <w:rFonts w:ascii="Calibri" w:eastAsia="Calibri" w:hAnsi="Calibri" w:cs="Calibri"/>
              </w:rPr>
            </w:pPr>
            <w:r>
              <w:rPr>
                <w:rFonts w:ascii="Calibri" w:eastAsia="Calibri" w:hAnsi="Calibri" w:cs="Calibri"/>
              </w:rPr>
              <w:t>U2.C2</w:t>
            </w:r>
          </w:p>
        </w:tc>
        <w:tc>
          <w:tcPr>
            <w:tcW w:w="780" w:type="dxa"/>
            <w:vMerge w:val="restart"/>
            <w:shd w:val="clear" w:color="auto" w:fill="D9D2E9"/>
          </w:tcPr>
          <w:p w14:paraId="56D1522B" w14:textId="77777777" w:rsidR="009B5689" w:rsidRDefault="00000000">
            <w:pPr>
              <w:spacing w:line="240" w:lineRule="auto"/>
              <w:rPr>
                <w:rFonts w:ascii="Calibri" w:eastAsia="Calibri" w:hAnsi="Calibri" w:cs="Calibri"/>
              </w:rPr>
            </w:pPr>
            <w:bookmarkStart w:id="27" w:name="kix.merhq5low9xr" w:colFirst="0" w:colLast="0"/>
            <w:bookmarkEnd w:id="27"/>
            <w:r>
              <w:rPr>
                <w:rFonts w:ascii="Calibri" w:eastAsia="Calibri" w:hAnsi="Calibri" w:cs="Calibri"/>
              </w:rPr>
              <w:t>2.2</w:t>
            </w:r>
          </w:p>
        </w:tc>
        <w:tc>
          <w:tcPr>
            <w:tcW w:w="1515" w:type="dxa"/>
            <w:vMerge w:val="restart"/>
          </w:tcPr>
          <w:p w14:paraId="374A2AF7" w14:textId="77777777" w:rsidR="009B5689" w:rsidRDefault="00000000">
            <w:pPr>
              <w:spacing w:line="240" w:lineRule="auto"/>
              <w:rPr>
                <w:rFonts w:ascii="Calibri" w:eastAsia="Calibri" w:hAnsi="Calibri" w:cs="Calibri"/>
              </w:rPr>
            </w:pPr>
            <w:r>
              <w:rPr>
                <w:rFonts w:ascii="Calibri" w:eastAsia="Calibri" w:hAnsi="Calibri" w:cs="Calibri"/>
              </w:rPr>
              <w:t>Topography</w:t>
            </w:r>
          </w:p>
        </w:tc>
        <w:tc>
          <w:tcPr>
            <w:tcW w:w="1245" w:type="dxa"/>
            <w:vMerge w:val="restart"/>
          </w:tcPr>
          <w:p w14:paraId="335F1C6C" w14:textId="77777777" w:rsidR="009B5689" w:rsidRDefault="00000000">
            <w:pPr>
              <w:spacing w:line="240" w:lineRule="auto"/>
              <w:rPr>
                <w:rFonts w:ascii="Calibri" w:eastAsia="Calibri" w:hAnsi="Calibri" w:cs="Calibri"/>
              </w:rPr>
            </w:pPr>
            <w:r>
              <w:rPr>
                <w:rFonts w:ascii="Calibri" w:eastAsia="Calibri" w:hAnsi="Calibri" w:cs="Calibri"/>
              </w:rPr>
              <w:t xml:space="preserve">Find Toppo </w:t>
            </w:r>
          </w:p>
          <w:p w14:paraId="62D23B24" w14:textId="77777777" w:rsidR="009B5689" w:rsidRDefault="009B5689">
            <w:pPr>
              <w:spacing w:line="240" w:lineRule="auto"/>
              <w:rPr>
                <w:rFonts w:ascii="Calibri" w:eastAsia="Calibri" w:hAnsi="Calibri" w:cs="Calibri"/>
              </w:rPr>
            </w:pPr>
          </w:p>
        </w:tc>
        <w:tc>
          <w:tcPr>
            <w:tcW w:w="1200" w:type="dxa"/>
            <w:vMerge w:val="restart"/>
          </w:tcPr>
          <w:p w14:paraId="3633C11A"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vMerge w:val="restart"/>
          </w:tcPr>
          <w:p w14:paraId="7A83C0EF"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Player triggers help dialog one time or less</w:t>
            </w:r>
          </w:p>
          <w:p w14:paraId="2B8D7D66" w14:textId="77777777" w:rsidR="009B5689" w:rsidRDefault="00000000">
            <w:pPr>
              <w:spacing w:line="240" w:lineRule="auto"/>
              <w:rPr>
                <w:rFonts w:ascii="Calibri" w:eastAsia="Calibri" w:hAnsi="Calibri" w:cs="Calibri"/>
              </w:rPr>
            </w:pPr>
            <w:r>
              <w:rPr>
                <w:rFonts w:ascii="Calibri" w:eastAsia="Calibri" w:hAnsi="Calibri" w:cs="Calibri"/>
                <w:b/>
                <w:bCs/>
                <w:u w:val="single"/>
              </w:rPr>
              <w:t>½ Point</w:t>
            </w:r>
            <w:r>
              <w:rPr>
                <w:rFonts w:ascii="Calibri" w:eastAsia="Calibri" w:hAnsi="Calibri" w:cs="Calibri"/>
              </w:rPr>
              <w:t xml:space="preserve"> Player triggers help dialog two times </w:t>
            </w:r>
          </w:p>
          <w:p w14:paraId="6E106D2C"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Player triggers help dialog more than two times</w:t>
            </w:r>
          </w:p>
        </w:tc>
        <w:tc>
          <w:tcPr>
            <w:tcW w:w="2655" w:type="dxa"/>
            <w:vMerge w:val="restart"/>
          </w:tcPr>
          <w:p w14:paraId="073916E4" w14:textId="77777777" w:rsidR="009B5689" w:rsidRDefault="00000000">
            <w:pPr>
              <w:spacing w:line="240" w:lineRule="auto"/>
              <w:rPr>
                <w:rFonts w:ascii="Calibri" w:eastAsia="Calibri" w:hAnsi="Calibri" w:cs="Calibri"/>
              </w:rPr>
            </w:pPr>
            <w:r>
              <w:rPr>
                <w:rFonts w:ascii="Calibri" w:eastAsia="Calibri" w:hAnsi="Calibri" w:cs="Calibri"/>
              </w:rPr>
              <w:t>Help dialog statements:</w:t>
            </w:r>
          </w:p>
          <w:p w14:paraId="342FDD81" w14:textId="77777777" w:rsidR="009B5689" w:rsidRDefault="009B5689">
            <w:pPr>
              <w:spacing w:line="240" w:lineRule="auto"/>
              <w:rPr>
                <w:rFonts w:ascii="Calibri" w:eastAsia="Calibri" w:hAnsi="Calibri" w:cs="Calibri"/>
              </w:rPr>
            </w:pPr>
          </w:p>
          <w:p w14:paraId="2B516BF1" w14:textId="77777777" w:rsidR="009B5689" w:rsidRDefault="00000000">
            <w:pPr>
              <w:widowControl w:val="0"/>
              <w:spacing w:line="240" w:lineRule="auto"/>
              <w:rPr>
                <w:i/>
                <w:iCs/>
              </w:rPr>
            </w:pPr>
            <w:r>
              <w:rPr>
                <w:i/>
                <w:iCs/>
              </w:rPr>
              <w:t>Anderson said that Toppo’s pod was northwest of our original location. We should look for a location on a hill at an elevation of approximately 90 feet. Remember you can move the waypoint on your map at any time.</w:t>
            </w:r>
          </w:p>
          <w:p w14:paraId="6DA6BA5D" w14:textId="77777777" w:rsidR="009B5689" w:rsidRDefault="009B5689">
            <w:pPr>
              <w:widowControl w:val="0"/>
              <w:spacing w:line="240" w:lineRule="auto"/>
              <w:rPr>
                <w:i/>
                <w:iCs/>
              </w:rPr>
            </w:pPr>
          </w:p>
          <w:p w14:paraId="30487C5E" w14:textId="77777777" w:rsidR="009B5689" w:rsidRDefault="00000000">
            <w:pPr>
              <w:spacing w:line="240" w:lineRule="auto"/>
              <w:rPr>
                <w:i/>
                <w:iCs/>
              </w:rPr>
            </w:pPr>
            <w:r>
              <w:rPr>
                <w:i/>
                <w:iCs/>
              </w:rPr>
              <w:t>Remember to use your map. To open it, [press M/tap the Map button].</w:t>
            </w:r>
          </w:p>
          <w:p w14:paraId="67D80248" w14:textId="77777777" w:rsidR="009B5689" w:rsidRDefault="009B5689">
            <w:pPr>
              <w:spacing w:line="240" w:lineRule="auto"/>
              <w:rPr>
                <w:i/>
                <w:iCs/>
              </w:rPr>
            </w:pPr>
          </w:p>
          <w:p w14:paraId="64DC5FB7" w14:textId="77777777" w:rsidR="009B5689" w:rsidRDefault="00000000">
            <w:pPr>
              <w:spacing w:line="240" w:lineRule="auto"/>
              <w:rPr>
                <w:ins w:id="28" w:author="Wenyi Lu" w:date="2025-10-19T21:52:00Z"/>
                <w:i/>
                <w:iCs/>
              </w:rPr>
            </w:pPr>
            <w:r>
              <w:rPr>
                <w:i/>
                <w:iCs/>
              </w:rPr>
              <w:t>We need to find Toppo soon, TK. Use your map to find an area on a hill at an elevation of approximately 90 feet.</w:t>
            </w:r>
          </w:p>
          <w:p w14:paraId="7550EE55" w14:textId="77777777" w:rsidR="009B5689" w:rsidRDefault="009B5689">
            <w:pPr>
              <w:spacing w:line="240" w:lineRule="auto"/>
              <w:rPr>
                <w:ins w:id="29" w:author="Wenyi Lu" w:date="2025-10-19T21:52:00Z"/>
                <w:i/>
                <w:iCs/>
              </w:rPr>
            </w:pPr>
          </w:p>
          <w:p w14:paraId="3CD42093" w14:textId="77777777" w:rsidR="009B5689" w:rsidRPr="009B5689" w:rsidRDefault="00000000">
            <w:pPr>
              <w:spacing w:line="240" w:lineRule="auto"/>
              <w:rPr>
                <w:ins w:id="30" w:author="Wenyi Lu" w:date="2025-10-19T21:52:00Z"/>
                <w:rPrChange w:id="31" w:author="Wenyi Lu" w:date="2025-10-19T21:52:00Z">
                  <w:rPr>
                    <w:ins w:id="32" w:author="Wenyi Lu" w:date="2025-10-19T21:52:00Z"/>
                    <w:i/>
                    <w:iCs/>
                  </w:rPr>
                </w:rPrChange>
              </w:rPr>
            </w:pPr>
            <w:ins w:id="33" w:author="Wenyi Lu" w:date="2025-10-19T21:52:00Z">
              <w:r>
                <w:rPr>
                  <w:rPrChange w:id="34" w:author="Wenyi Lu" w:date="2025-10-19T21:52:00Z">
                    <w:rPr>
                      <w:i/>
                      <w:iCs/>
                    </w:rPr>
                  </w:rPrChange>
                </w:rPr>
                <w:t>Dialogue tags:</w:t>
              </w:r>
              <w:r>
                <w:rPr>
                  <w:rPrChange w:id="35" w:author="Wenyi Lu" w:date="2025-10-19T21:52:00Z">
                    <w:rPr>
                      <w:i/>
                      <w:iCs/>
                    </w:rPr>
                  </w:rPrChange>
                </w:rPr>
                <w:br/>
                <w:t xml:space="preserve">18-99; 28-179; 59-179; </w:t>
              </w:r>
              <w:r>
                <w:rPr>
                  <w:rPrChange w:id="36" w:author="Wenyi Lu" w:date="2025-10-19T21:52:00Z">
                    <w:rPr>
                      <w:i/>
                      <w:iCs/>
                    </w:rPr>
                  </w:rPrChange>
                </w:rPr>
                <w:lastRenderedPageBreak/>
                <w:t>18-223; 28-182; 59-182; 18-224; 28-183; 59-183.</w:t>
              </w:r>
            </w:ins>
          </w:p>
          <w:p w14:paraId="30F27E3F" w14:textId="77777777" w:rsidR="009B5689" w:rsidRPr="009B5689" w:rsidRDefault="009B5689">
            <w:pPr>
              <w:spacing w:line="240" w:lineRule="auto"/>
              <w:rPr>
                <w:ins w:id="37" w:author="Wenyi Lu" w:date="2025-10-19T21:52:00Z"/>
                <w:rPrChange w:id="38" w:author="Wenyi Lu" w:date="2025-10-19T21:52:00Z">
                  <w:rPr>
                    <w:ins w:id="39" w:author="Wenyi Lu" w:date="2025-10-19T21:52:00Z"/>
                    <w:i/>
                    <w:iCs/>
                  </w:rPr>
                </w:rPrChange>
              </w:rPr>
            </w:pPr>
          </w:p>
          <w:p w14:paraId="61E1FE5E" w14:textId="77777777" w:rsidR="009B5689" w:rsidRPr="009B5689" w:rsidRDefault="00000000">
            <w:pPr>
              <w:spacing w:line="240" w:lineRule="auto"/>
              <w:rPr>
                <w:ins w:id="40" w:author="Wenyi Lu" w:date="2025-10-19T21:52:00Z"/>
                <w:rPrChange w:id="41" w:author="Wenyi Lu" w:date="2025-10-19T21:52:00Z">
                  <w:rPr>
                    <w:ins w:id="42" w:author="Wenyi Lu" w:date="2025-10-19T21:52:00Z"/>
                    <w:i/>
                    <w:iCs/>
                  </w:rPr>
                </w:rPrChange>
              </w:rPr>
            </w:pPr>
            <w:ins w:id="43" w:author="Wenyi Lu" w:date="2025-10-19T21:52:00Z">
              <w:r>
                <w:rPr>
                  <w:rPrChange w:id="44" w:author="Wenyi Lu" w:date="2025-10-19T21:52:00Z">
                    <w:rPr>
                      <w:i/>
                      <w:iCs/>
                    </w:rPr>
                  </w:rPrChange>
                </w:rPr>
                <w:t>1 point: the aggregated triggering time of any of 18-99; 28-179; 59-179; 18-223; 28-182; 59-182; 18-224; 28-183; 59-183; is equal to or less than 1 time.</w:t>
              </w:r>
            </w:ins>
          </w:p>
          <w:p w14:paraId="35E840EE" w14:textId="77777777" w:rsidR="009B5689" w:rsidRPr="009B5689" w:rsidRDefault="009B5689">
            <w:pPr>
              <w:spacing w:line="240" w:lineRule="auto"/>
              <w:rPr>
                <w:ins w:id="45" w:author="Wenyi Lu" w:date="2025-10-19T21:52:00Z"/>
                <w:rPrChange w:id="46" w:author="Wenyi Lu" w:date="2025-10-19T21:52:00Z">
                  <w:rPr>
                    <w:ins w:id="47" w:author="Wenyi Lu" w:date="2025-10-19T21:52:00Z"/>
                    <w:i/>
                    <w:iCs/>
                  </w:rPr>
                </w:rPrChange>
              </w:rPr>
            </w:pPr>
          </w:p>
          <w:p w14:paraId="2A0FA9B4" w14:textId="77777777" w:rsidR="009B5689" w:rsidRPr="009B5689" w:rsidRDefault="00000000">
            <w:pPr>
              <w:spacing w:line="240" w:lineRule="auto"/>
              <w:rPr>
                <w:ins w:id="48" w:author="Wenyi Lu" w:date="2025-10-19T21:52:00Z"/>
                <w:rPrChange w:id="49" w:author="Wenyi Lu" w:date="2025-10-19T21:52:00Z">
                  <w:rPr>
                    <w:ins w:id="50" w:author="Wenyi Lu" w:date="2025-10-19T21:52:00Z"/>
                    <w:i/>
                    <w:iCs/>
                  </w:rPr>
                </w:rPrChange>
              </w:rPr>
            </w:pPr>
            <w:ins w:id="51" w:author="Wenyi Lu" w:date="2025-10-19T21:52:00Z">
              <w:r>
                <w:rPr>
                  <w:rPrChange w:id="52" w:author="Wenyi Lu" w:date="2025-10-19T21:52:00Z">
                    <w:rPr>
                      <w:i/>
                      <w:iCs/>
                    </w:rPr>
                  </w:rPrChange>
                </w:rPr>
                <w:t>½ point: the aggregated triggering time of any of 18-99, 18-223 and 18-224 is equal to 2 times.</w:t>
              </w:r>
            </w:ins>
          </w:p>
          <w:p w14:paraId="35EE1D8E" w14:textId="77777777" w:rsidR="009B5689" w:rsidRPr="009B5689" w:rsidRDefault="009B5689">
            <w:pPr>
              <w:spacing w:line="240" w:lineRule="auto"/>
              <w:rPr>
                <w:ins w:id="53" w:author="Wenyi Lu" w:date="2025-10-19T21:52:00Z"/>
                <w:rPrChange w:id="54" w:author="Wenyi Lu" w:date="2025-10-19T21:52:00Z">
                  <w:rPr>
                    <w:ins w:id="55" w:author="Wenyi Lu" w:date="2025-10-19T21:52:00Z"/>
                    <w:i/>
                    <w:iCs/>
                  </w:rPr>
                </w:rPrChange>
              </w:rPr>
            </w:pPr>
          </w:p>
          <w:p w14:paraId="0AF0AF26" w14:textId="77777777" w:rsidR="009B5689" w:rsidRPr="009B5689" w:rsidRDefault="00000000">
            <w:pPr>
              <w:spacing w:line="240" w:lineRule="auto"/>
              <w:rPr>
                <w:rPrChange w:id="56" w:author="Wenyi Lu" w:date="2025-10-19T21:52:00Z">
                  <w:rPr>
                    <w:i/>
                    <w:iCs/>
                  </w:rPr>
                </w:rPrChange>
              </w:rPr>
            </w:pPr>
            <w:ins w:id="57" w:author="Wenyi Lu" w:date="2025-10-19T21:52:00Z">
              <w:r>
                <w:rPr>
                  <w:rPrChange w:id="58" w:author="Wenyi Lu" w:date="2025-10-19T21:52:00Z">
                    <w:rPr>
                      <w:i/>
                      <w:iCs/>
                    </w:rPr>
                  </w:rPrChange>
                </w:rPr>
                <w:t>0 point: the aggregated triggering time of any of 18-99, 18-223 and 18-224 is more than 2 times.</w:t>
              </w:r>
            </w:ins>
          </w:p>
          <w:p w14:paraId="4E7C011F" w14:textId="77777777" w:rsidR="009B5689" w:rsidRDefault="009B5689">
            <w:pPr>
              <w:spacing w:line="240" w:lineRule="auto"/>
              <w:rPr>
                <w:i/>
                <w:iCs/>
              </w:rPr>
            </w:pPr>
          </w:p>
          <w:p w14:paraId="0643E492" w14:textId="77777777" w:rsidR="009B5689" w:rsidRDefault="009B5689">
            <w:pPr>
              <w:spacing w:line="240" w:lineRule="auto"/>
              <w:rPr>
                <w:rFonts w:ascii="Calibri" w:eastAsia="Calibri" w:hAnsi="Calibri" w:cs="Calibri"/>
              </w:rPr>
            </w:pPr>
          </w:p>
        </w:tc>
        <w:tc>
          <w:tcPr>
            <w:tcW w:w="5130" w:type="dxa"/>
            <w:vMerge w:val="restart"/>
          </w:tcPr>
          <w:p w14:paraId="75A47480" w14:textId="77777777" w:rsidR="009B5689" w:rsidRDefault="00000000">
            <w:pPr>
              <w:spacing w:line="240" w:lineRule="auto"/>
              <w:rPr>
                <w:rFonts w:ascii="Calibri" w:eastAsia="Calibri" w:hAnsi="Calibri" w:cs="Calibri"/>
              </w:rPr>
            </w:pPr>
            <w:r>
              <w:rPr>
                <w:rFonts w:ascii="Calibri" w:eastAsia="Calibri" w:hAnsi="Calibri" w:cs="Calibri"/>
              </w:rPr>
              <w:lastRenderedPageBreak/>
              <w:t>1 point:Player triggers help dialog one time or less</w:t>
            </w:r>
          </w:p>
          <w:p w14:paraId="41164CEF" w14:textId="77777777" w:rsidR="009B5689" w:rsidRDefault="009B5689">
            <w:pPr>
              <w:spacing w:line="240" w:lineRule="auto"/>
              <w:rPr>
                <w:rFonts w:ascii="Calibri" w:eastAsia="Calibri" w:hAnsi="Calibri" w:cs="Calibri"/>
              </w:rPr>
            </w:pPr>
          </w:p>
          <w:p w14:paraId="0F923F2C" w14:textId="77777777" w:rsidR="009B5689" w:rsidRDefault="00000000">
            <w:pPr>
              <w:spacing w:line="240" w:lineRule="auto"/>
              <w:rPr>
                <w:rFonts w:ascii="Calibri" w:eastAsia="Calibri" w:hAnsi="Calibri" w:cs="Calibri"/>
              </w:rPr>
            </w:pPr>
            <w:r>
              <w:rPr>
                <w:rFonts w:ascii="Calibri" w:eastAsia="Calibri" w:hAnsi="Calibri" w:cs="Calibri"/>
              </w:rPr>
              <w:t>½ point: Player triggers help dialog two times</w:t>
            </w:r>
          </w:p>
          <w:p w14:paraId="788E465C" w14:textId="77777777" w:rsidR="009B5689" w:rsidRDefault="00000000">
            <w:pPr>
              <w:spacing w:line="240" w:lineRule="auto"/>
              <w:rPr>
                <w:rFonts w:ascii="Calibri" w:eastAsia="Calibri" w:hAnsi="Calibri" w:cs="Calibri"/>
              </w:rPr>
            </w:pPr>
            <w:r>
              <w:rPr>
                <w:rFonts w:ascii="Calibri" w:eastAsia="Calibri" w:hAnsi="Calibri" w:cs="Calibri"/>
              </w:rPr>
              <w:t xml:space="preserve"> </w:t>
            </w:r>
          </w:p>
          <w:p w14:paraId="052E2D4A" w14:textId="77777777" w:rsidR="009B5689" w:rsidRDefault="00000000">
            <w:pPr>
              <w:spacing w:line="240" w:lineRule="auto"/>
              <w:rPr>
                <w:rFonts w:ascii="Calibri" w:eastAsia="Calibri" w:hAnsi="Calibri" w:cs="Calibri"/>
              </w:rPr>
            </w:pPr>
            <w:r>
              <w:rPr>
                <w:rFonts w:ascii="Calibri" w:eastAsia="Calibri" w:hAnsi="Calibri" w:cs="Calibri"/>
              </w:rPr>
              <w:t xml:space="preserve">0 points: Player triggers help dialog more than two times </w:t>
            </w:r>
          </w:p>
        </w:tc>
      </w:tr>
      <w:tr w:rsidR="009B5689" w14:paraId="44988CD5" w14:textId="77777777">
        <w:trPr>
          <w:trHeight w:val="445"/>
        </w:trPr>
        <w:tc>
          <w:tcPr>
            <w:tcW w:w="765" w:type="dxa"/>
            <w:vMerge/>
            <w:shd w:val="clear" w:color="auto" w:fill="D9D2E9"/>
          </w:tcPr>
          <w:p w14:paraId="349D2476" w14:textId="77777777" w:rsidR="009B5689" w:rsidRDefault="009B5689">
            <w:pPr>
              <w:spacing w:line="240" w:lineRule="auto"/>
              <w:rPr>
                <w:rFonts w:ascii="Calibri" w:eastAsia="Calibri" w:hAnsi="Calibri" w:cs="Calibri"/>
              </w:rPr>
            </w:pPr>
          </w:p>
        </w:tc>
        <w:tc>
          <w:tcPr>
            <w:tcW w:w="780" w:type="dxa"/>
            <w:vMerge/>
            <w:shd w:val="clear" w:color="auto" w:fill="D9D2E9"/>
          </w:tcPr>
          <w:p w14:paraId="0B8C7FA3" w14:textId="77777777" w:rsidR="009B5689" w:rsidRDefault="009B5689">
            <w:pPr>
              <w:spacing w:line="240" w:lineRule="auto"/>
              <w:rPr>
                <w:rFonts w:ascii="Calibri" w:eastAsia="Calibri" w:hAnsi="Calibri" w:cs="Calibri"/>
              </w:rPr>
            </w:pPr>
          </w:p>
        </w:tc>
        <w:tc>
          <w:tcPr>
            <w:tcW w:w="1515" w:type="dxa"/>
            <w:vMerge/>
          </w:tcPr>
          <w:p w14:paraId="28094F9B" w14:textId="77777777" w:rsidR="009B5689" w:rsidRDefault="009B5689">
            <w:pPr>
              <w:spacing w:line="240" w:lineRule="auto"/>
              <w:rPr>
                <w:rFonts w:ascii="Calibri" w:eastAsia="Calibri" w:hAnsi="Calibri" w:cs="Calibri"/>
              </w:rPr>
            </w:pPr>
          </w:p>
        </w:tc>
        <w:tc>
          <w:tcPr>
            <w:tcW w:w="1245" w:type="dxa"/>
            <w:vMerge/>
          </w:tcPr>
          <w:p w14:paraId="083FBA6A" w14:textId="77777777" w:rsidR="009B5689" w:rsidRDefault="009B5689">
            <w:pPr>
              <w:spacing w:line="240" w:lineRule="auto"/>
              <w:rPr>
                <w:rFonts w:ascii="Calibri" w:eastAsia="Calibri" w:hAnsi="Calibri" w:cs="Calibri"/>
              </w:rPr>
            </w:pPr>
          </w:p>
        </w:tc>
        <w:tc>
          <w:tcPr>
            <w:tcW w:w="1200" w:type="dxa"/>
            <w:vMerge/>
          </w:tcPr>
          <w:p w14:paraId="0FDF2477" w14:textId="77777777" w:rsidR="009B5689" w:rsidRDefault="009B5689">
            <w:pPr>
              <w:spacing w:line="240" w:lineRule="auto"/>
              <w:rPr>
                <w:rFonts w:ascii="Calibri" w:eastAsia="Calibri" w:hAnsi="Calibri" w:cs="Calibri"/>
              </w:rPr>
            </w:pPr>
          </w:p>
        </w:tc>
        <w:tc>
          <w:tcPr>
            <w:tcW w:w="1845" w:type="dxa"/>
            <w:vMerge/>
          </w:tcPr>
          <w:p w14:paraId="7E86A64B" w14:textId="77777777" w:rsidR="009B5689" w:rsidRDefault="009B5689">
            <w:pPr>
              <w:spacing w:line="240" w:lineRule="auto"/>
              <w:rPr>
                <w:rFonts w:ascii="Calibri" w:eastAsia="Calibri" w:hAnsi="Calibri" w:cs="Calibri"/>
              </w:rPr>
            </w:pPr>
          </w:p>
        </w:tc>
        <w:tc>
          <w:tcPr>
            <w:tcW w:w="2655" w:type="dxa"/>
            <w:vMerge/>
          </w:tcPr>
          <w:p w14:paraId="0EA68CE0" w14:textId="77777777" w:rsidR="009B5689" w:rsidRDefault="009B5689">
            <w:pPr>
              <w:spacing w:line="240" w:lineRule="auto"/>
              <w:rPr>
                <w:rFonts w:ascii="Calibri" w:eastAsia="Calibri" w:hAnsi="Calibri" w:cs="Calibri"/>
              </w:rPr>
            </w:pPr>
          </w:p>
        </w:tc>
        <w:tc>
          <w:tcPr>
            <w:tcW w:w="5130" w:type="dxa"/>
            <w:vMerge/>
          </w:tcPr>
          <w:p w14:paraId="26772A25" w14:textId="77777777" w:rsidR="009B5689" w:rsidRDefault="009B5689">
            <w:pPr>
              <w:spacing w:line="240" w:lineRule="auto"/>
              <w:rPr>
                <w:rFonts w:ascii="Calibri" w:eastAsia="Calibri" w:hAnsi="Calibri" w:cs="Calibri"/>
              </w:rPr>
            </w:pPr>
          </w:p>
        </w:tc>
      </w:tr>
      <w:tr w:rsidR="009B5689" w14:paraId="456F6B3D" w14:textId="77777777">
        <w:trPr>
          <w:trHeight w:val="343"/>
        </w:trPr>
        <w:tc>
          <w:tcPr>
            <w:tcW w:w="765" w:type="dxa"/>
            <w:vMerge w:val="restart"/>
            <w:shd w:val="clear" w:color="auto" w:fill="D9D2E9"/>
          </w:tcPr>
          <w:p w14:paraId="2B5F947B" w14:textId="77777777" w:rsidR="009B5689" w:rsidRDefault="00000000">
            <w:pPr>
              <w:spacing w:line="240" w:lineRule="auto"/>
              <w:rPr>
                <w:rFonts w:ascii="Calibri" w:eastAsia="Calibri" w:hAnsi="Calibri" w:cs="Calibri"/>
              </w:rPr>
            </w:pPr>
            <w:r>
              <w:rPr>
                <w:rFonts w:ascii="Calibri" w:eastAsia="Calibri" w:hAnsi="Calibri" w:cs="Calibri"/>
              </w:rPr>
              <w:t>U2.C3</w:t>
            </w:r>
          </w:p>
        </w:tc>
        <w:tc>
          <w:tcPr>
            <w:tcW w:w="780" w:type="dxa"/>
            <w:shd w:val="clear" w:color="auto" w:fill="D9D2E9"/>
          </w:tcPr>
          <w:p w14:paraId="0CD00901" w14:textId="77777777" w:rsidR="009B5689" w:rsidRDefault="00000000">
            <w:pPr>
              <w:spacing w:line="240" w:lineRule="auto"/>
              <w:rPr>
                <w:rFonts w:ascii="Calibri" w:eastAsia="Calibri" w:hAnsi="Calibri" w:cs="Calibri"/>
              </w:rPr>
            </w:pPr>
            <w:bookmarkStart w:id="59" w:name="lgqr8oeo2nx1" w:colFirst="0" w:colLast="0"/>
            <w:bookmarkEnd w:id="59"/>
            <w:r>
              <w:rPr>
                <w:rFonts w:ascii="Calibri" w:eastAsia="Calibri" w:hAnsi="Calibri" w:cs="Calibri"/>
              </w:rPr>
              <w:t>2.3</w:t>
            </w:r>
          </w:p>
        </w:tc>
        <w:tc>
          <w:tcPr>
            <w:tcW w:w="1515" w:type="dxa"/>
          </w:tcPr>
          <w:p w14:paraId="23F6286F" w14:textId="77777777" w:rsidR="009B5689" w:rsidRDefault="00000000">
            <w:pPr>
              <w:spacing w:line="240" w:lineRule="auto"/>
              <w:rPr>
                <w:rFonts w:ascii="Calibri" w:eastAsia="Calibri" w:hAnsi="Calibri" w:cs="Calibri"/>
              </w:rPr>
            </w:pPr>
            <w:r>
              <w:rPr>
                <w:rFonts w:ascii="Calibri" w:eastAsia="Calibri" w:hAnsi="Calibri" w:cs="Calibri"/>
              </w:rPr>
              <w:t>Topography</w:t>
            </w:r>
          </w:p>
        </w:tc>
        <w:tc>
          <w:tcPr>
            <w:tcW w:w="1245" w:type="dxa"/>
          </w:tcPr>
          <w:p w14:paraId="3579DF39" w14:textId="77777777" w:rsidR="009B5689" w:rsidRDefault="00000000">
            <w:pPr>
              <w:spacing w:line="240" w:lineRule="auto"/>
              <w:rPr>
                <w:rFonts w:ascii="Calibri" w:eastAsia="Calibri" w:hAnsi="Calibri" w:cs="Calibri"/>
              </w:rPr>
            </w:pPr>
            <w:r>
              <w:rPr>
                <w:rFonts w:ascii="Calibri" w:eastAsia="Calibri" w:hAnsi="Calibri" w:cs="Calibri"/>
              </w:rPr>
              <w:t>Find Tera</w:t>
            </w:r>
          </w:p>
        </w:tc>
        <w:tc>
          <w:tcPr>
            <w:tcW w:w="1200" w:type="dxa"/>
          </w:tcPr>
          <w:p w14:paraId="1F7570B1" w14:textId="77777777" w:rsidR="009B5689" w:rsidRDefault="009B5689">
            <w:pPr>
              <w:spacing w:line="240" w:lineRule="auto"/>
              <w:rPr>
                <w:rFonts w:ascii="Calibri" w:eastAsia="Calibri" w:hAnsi="Calibri" w:cs="Calibri"/>
              </w:rPr>
            </w:pPr>
          </w:p>
        </w:tc>
        <w:tc>
          <w:tcPr>
            <w:tcW w:w="1845" w:type="dxa"/>
          </w:tcPr>
          <w:p w14:paraId="7770E7C0" w14:textId="77777777" w:rsidR="009B5689" w:rsidRDefault="00000000">
            <w:pPr>
              <w:spacing w:line="240" w:lineRule="auto"/>
              <w:rPr>
                <w:rFonts w:ascii="Calibri" w:eastAsia="Calibri" w:hAnsi="Calibri" w:cs="Calibri"/>
              </w:rPr>
            </w:pPr>
            <w:r>
              <w:rPr>
                <w:rFonts w:ascii="Calibri" w:eastAsia="Calibri" w:hAnsi="Calibri" w:cs="Calibri"/>
                <w:b/>
                <w:bCs/>
                <w:u w:val="single"/>
              </w:rPr>
              <w:t>1 ½  Points</w:t>
            </w:r>
            <w:r>
              <w:rPr>
                <w:rFonts w:ascii="Calibri" w:eastAsia="Calibri" w:hAnsi="Calibri" w:cs="Calibri"/>
              </w:rPr>
              <w:t xml:space="preserve"> Player triggers help dialog one time or less</w:t>
            </w:r>
          </w:p>
          <w:p w14:paraId="4177AC75" w14:textId="77777777" w:rsidR="009B5689" w:rsidRDefault="00000000">
            <w:pPr>
              <w:spacing w:line="240" w:lineRule="auto"/>
              <w:rPr>
                <w:rFonts w:ascii="Calibri" w:eastAsia="Calibri" w:hAnsi="Calibri" w:cs="Calibri"/>
              </w:rPr>
            </w:pPr>
            <w:r>
              <w:rPr>
                <w:rFonts w:ascii="Calibri" w:eastAsia="Calibri" w:hAnsi="Calibri" w:cs="Calibri"/>
                <w:b/>
                <w:bCs/>
              </w:rPr>
              <w:t>1</w:t>
            </w:r>
            <w:r>
              <w:rPr>
                <w:rFonts w:ascii="Calibri" w:eastAsia="Calibri" w:hAnsi="Calibri" w:cs="Calibri"/>
                <w:b/>
                <w:bCs/>
                <w:u w:val="single"/>
              </w:rPr>
              <w:t xml:space="preserve"> Point</w:t>
            </w:r>
            <w:r>
              <w:rPr>
                <w:rFonts w:ascii="Calibri" w:eastAsia="Calibri" w:hAnsi="Calibri" w:cs="Calibri"/>
              </w:rPr>
              <w:t xml:space="preserve"> Player triggers help dialog two or three times </w:t>
            </w:r>
          </w:p>
          <w:p w14:paraId="271FDA26" w14:textId="77777777" w:rsidR="009B5689" w:rsidRDefault="00000000">
            <w:pPr>
              <w:spacing w:line="240" w:lineRule="auto"/>
              <w:rPr>
                <w:rFonts w:ascii="Calibri" w:eastAsia="Calibri" w:hAnsi="Calibri" w:cs="Calibri"/>
              </w:rPr>
            </w:pPr>
            <w:r>
              <w:rPr>
                <w:rFonts w:ascii="Calibri" w:eastAsia="Calibri" w:hAnsi="Calibri" w:cs="Calibri"/>
                <w:b/>
                <w:bCs/>
              </w:rPr>
              <w:t xml:space="preserve">½ </w:t>
            </w:r>
            <w:r>
              <w:rPr>
                <w:rFonts w:ascii="Calibri" w:eastAsia="Calibri" w:hAnsi="Calibri" w:cs="Calibri"/>
                <w:b/>
                <w:bCs/>
                <w:u w:val="single"/>
              </w:rPr>
              <w:t xml:space="preserve"> Point</w:t>
            </w:r>
            <w:r>
              <w:rPr>
                <w:rFonts w:ascii="Calibri" w:eastAsia="Calibri" w:hAnsi="Calibri" w:cs="Calibri"/>
              </w:rPr>
              <w:t xml:space="preserve"> Player triggers help dialog four times</w:t>
            </w:r>
          </w:p>
          <w:p w14:paraId="0C00AEE3"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Player triggers help </w:t>
            </w:r>
            <w:r>
              <w:rPr>
                <w:rFonts w:ascii="Calibri" w:eastAsia="Calibri" w:hAnsi="Calibri" w:cs="Calibri"/>
              </w:rPr>
              <w:lastRenderedPageBreak/>
              <w:t>dialog more than four times</w:t>
            </w:r>
          </w:p>
        </w:tc>
        <w:tc>
          <w:tcPr>
            <w:tcW w:w="2655" w:type="dxa"/>
          </w:tcPr>
          <w:p w14:paraId="1141EE18" w14:textId="77777777" w:rsidR="009B5689" w:rsidRDefault="00000000">
            <w:pPr>
              <w:spacing w:line="240" w:lineRule="auto"/>
              <w:rPr>
                <w:rFonts w:ascii="Calibri" w:eastAsia="Calibri" w:hAnsi="Calibri" w:cs="Calibri"/>
              </w:rPr>
            </w:pPr>
            <w:r>
              <w:rPr>
                <w:rFonts w:ascii="Calibri" w:eastAsia="Calibri" w:hAnsi="Calibri" w:cs="Calibri"/>
              </w:rPr>
              <w:lastRenderedPageBreak/>
              <w:t>Help dialog statements:</w:t>
            </w:r>
          </w:p>
          <w:p w14:paraId="2957C7F7" w14:textId="77777777" w:rsidR="009B5689" w:rsidRDefault="009B5689">
            <w:pPr>
              <w:spacing w:line="240" w:lineRule="auto"/>
              <w:rPr>
                <w:rFonts w:ascii="Calibri" w:eastAsia="Calibri" w:hAnsi="Calibri" w:cs="Calibri"/>
              </w:rPr>
            </w:pPr>
          </w:p>
          <w:p w14:paraId="279F1FE1" w14:textId="77777777" w:rsidR="009B5689" w:rsidRDefault="00000000">
            <w:pPr>
              <w:widowControl w:val="0"/>
              <w:spacing w:line="240" w:lineRule="auto"/>
              <w:rPr>
                <w:i/>
                <w:iCs/>
              </w:rPr>
            </w:pPr>
            <w:r>
              <w:rPr>
                <w:i/>
                <w:iCs/>
              </w:rPr>
              <w:t>Anderson said that Tera’s pod was beside a nearby river. Let’s look for a river closer to where we started.</w:t>
            </w:r>
          </w:p>
          <w:p w14:paraId="1E96C9B7" w14:textId="77777777" w:rsidR="009B5689" w:rsidRDefault="009B5689">
            <w:pPr>
              <w:widowControl w:val="0"/>
              <w:spacing w:line="240" w:lineRule="auto"/>
              <w:rPr>
                <w:i/>
                <w:iCs/>
              </w:rPr>
            </w:pPr>
          </w:p>
          <w:p w14:paraId="19C53631" w14:textId="77777777" w:rsidR="009B5689" w:rsidRDefault="00000000">
            <w:pPr>
              <w:widowControl w:val="0"/>
              <w:spacing w:line="240" w:lineRule="auto"/>
              <w:rPr>
                <w:i/>
                <w:iCs/>
              </w:rPr>
            </w:pPr>
            <w:r>
              <w:rPr>
                <w:i/>
                <w:iCs/>
              </w:rPr>
              <w:t xml:space="preserve">This area has a fairly high elevation. We’re looking for an area with low elevation. Check your map and see if you </w:t>
            </w:r>
            <w:r>
              <w:rPr>
                <w:i/>
                <w:iCs/>
              </w:rPr>
              <w:lastRenderedPageBreak/>
              <w:t>can find any good candidates on the eastern shore of a river.</w:t>
            </w:r>
          </w:p>
          <w:p w14:paraId="3DBCBEEE" w14:textId="77777777" w:rsidR="009B5689" w:rsidRDefault="009B5689">
            <w:pPr>
              <w:widowControl w:val="0"/>
              <w:spacing w:line="240" w:lineRule="auto"/>
              <w:rPr>
                <w:i/>
                <w:iCs/>
              </w:rPr>
            </w:pPr>
          </w:p>
          <w:p w14:paraId="0CF59518" w14:textId="77777777" w:rsidR="009B5689" w:rsidRDefault="00000000">
            <w:pPr>
              <w:widowControl w:val="0"/>
              <w:spacing w:line="240" w:lineRule="auto"/>
              <w:rPr>
                <w:i/>
                <w:iCs/>
              </w:rPr>
            </w:pPr>
            <w:r>
              <w:rPr>
                <w:i/>
                <w:iCs/>
              </w:rPr>
              <w:t>Tera’s pod crashed on the eastern shore of a river, but we’re on the western shore. We should make our way to the eastern shore of this river.  Check the compass rose on your map to find it.</w:t>
            </w:r>
          </w:p>
          <w:p w14:paraId="44656B06" w14:textId="77777777" w:rsidR="009B5689" w:rsidRDefault="009B5689">
            <w:pPr>
              <w:widowControl w:val="0"/>
              <w:spacing w:line="240" w:lineRule="auto"/>
              <w:rPr>
                <w:i/>
                <w:iCs/>
              </w:rPr>
            </w:pPr>
          </w:p>
          <w:p w14:paraId="01C78C97" w14:textId="77777777" w:rsidR="009B5689" w:rsidRDefault="00000000">
            <w:pPr>
              <w:widowControl w:val="0"/>
              <w:spacing w:line="240" w:lineRule="auto"/>
              <w:rPr>
                <w:i/>
                <w:iCs/>
              </w:rPr>
            </w:pPr>
            <w:r>
              <w:rPr>
                <w:i/>
                <w:iCs/>
              </w:rPr>
              <w:t>Looks like you found an island, Tera's pod is not on an island. Check your map to see if you can find an area of around 0 feet elevation north of Toppo's location along a river.</w:t>
            </w:r>
          </w:p>
          <w:p w14:paraId="5F69344D" w14:textId="77777777" w:rsidR="009B5689" w:rsidRDefault="009B5689">
            <w:pPr>
              <w:widowControl w:val="0"/>
              <w:spacing w:line="240" w:lineRule="auto"/>
              <w:rPr>
                <w:i/>
                <w:iCs/>
              </w:rPr>
            </w:pPr>
          </w:p>
          <w:p w14:paraId="620857B2" w14:textId="77777777" w:rsidR="009B5689" w:rsidRDefault="00000000">
            <w:pPr>
              <w:widowControl w:val="0"/>
              <w:spacing w:line="240" w:lineRule="auto"/>
              <w:rPr>
                <w:i/>
                <w:iCs/>
              </w:rPr>
            </w:pPr>
            <w:r>
              <w:rPr>
                <w:i/>
                <w:iCs/>
              </w:rPr>
              <w:t>You found an area of low elevation on this river’s eastern shore, but I don’t see Tera’s pod anywhere. Check your map to see if there’s another area of low elevation along this same shoreline. Maybe Tera’s pod is there?</w:t>
            </w:r>
          </w:p>
          <w:p w14:paraId="751943D1" w14:textId="77777777" w:rsidR="009B5689" w:rsidRDefault="009B5689">
            <w:pPr>
              <w:widowControl w:val="0"/>
              <w:spacing w:line="240" w:lineRule="auto"/>
              <w:rPr>
                <w:i/>
                <w:iCs/>
              </w:rPr>
            </w:pPr>
          </w:p>
          <w:p w14:paraId="654BA84D" w14:textId="77777777" w:rsidR="009B5689" w:rsidRDefault="00000000">
            <w:pPr>
              <w:widowControl w:val="0"/>
              <w:spacing w:line="240" w:lineRule="auto"/>
              <w:rPr>
                <w:ins w:id="60" w:author="Wenyi Lu" w:date="2025-10-19T22:28:00Z"/>
                <w:i/>
                <w:iCs/>
              </w:rPr>
            </w:pPr>
            <w:r>
              <w:rPr>
                <w:i/>
                <w:iCs/>
              </w:rPr>
              <w:t xml:space="preserve">Try to find Tera as soon as you can. Use your </w:t>
            </w:r>
            <w:r>
              <w:rPr>
                <w:i/>
                <w:iCs/>
              </w:rPr>
              <w:lastRenderedPageBreak/>
              <w:t>map to find a river nearby then look for an area with an elevation of around 0 feet on its eastern shore.</w:t>
            </w:r>
          </w:p>
          <w:p w14:paraId="22848A16" w14:textId="77777777" w:rsidR="009B5689" w:rsidRDefault="009B5689">
            <w:pPr>
              <w:widowControl w:val="0"/>
              <w:spacing w:line="240" w:lineRule="auto"/>
              <w:rPr>
                <w:ins w:id="61" w:author="Wenyi Lu" w:date="2025-10-19T22:28:00Z"/>
                <w:i/>
                <w:iCs/>
              </w:rPr>
            </w:pPr>
          </w:p>
          <w:p w14:paraId="51B227FC" w14:textId="77777777" w:rsidR="009B5689" w:rsidRPr="009B5689" w:rsidRDefault="00000000">
            <w:pPr>
              <w:spacing w:line="240" w:lineRule="auto"/>
              <w:rPr>
                <w:ins w:id="62" w:author="Wenyi Lu" w:date="2025-10-19T22:28:00Z"/>
                <w:rPrChange w:id="63" w:author="Wenyi Lu" w:date="2025-10-19T22:28:00Z">
                  <w:rPr>
                    <w:ins w:id="64" w:author="Wenyi Lu" w:date="2025-10-19T22:28:00Z"/>
                    <w:i/>
                    <w:iCs/>
                  </w:rPr>
                </w:rPrChange>
              </w:rPr>
            </w:pPr>
            <w:ins w:id="65" w:author="Wenyi Lu" w:date="2025-10-19T22:28:00Z">
              <w:r>
                <w:rPr>
                  <w:rPrChange w:id="66" w:author="Wenyi Lu" w:date="2025-10-19T22:28:00Z">
                    <w:rPr>
                      <w:i/>
                      <w:iCs/>
                    </w:rPr>
                  </w:rPrChange>
                </w:rPr>
                <w:t>Dialogue tags:</w:t>
              </w:r>
            </w:ins>
          </w:p>
          <w:p w14:paraId="3AB4DF04" w14:textId="77777777" w:rsidR="009B5689" w:rsidRPr="009B5689" w:rsidRDefault="00000000">
            <w:pPr>
              <w:spacing w:line="240" w:lineRule="auto"/>
              <w:rPr>
                <w:ins w:id="67" w:author="Wenyi Lu" w:date="2025-10-19T22:28:00Z"/>
                <w:rPrChange w:id="68" w:author="Wenyi Lu" w:date="2025-10-19T22:28:00Z">
                  <w:rPr>
                    <w:ins w:id="69" w:author="Wenyi Lu" w:date="2025-10-19T22:28:00Z"/>
                    <w:i/>
                    <w:iCs/>
                  </w:rPr>
                </w:rPrChange>
              </w:rPr>
            </w:pPr>
            <w:ins w:id="70" w:author="Wenyi Lu" w:date="2025-10-19T22:28:00Z">
              <w:r>
                <w:rPr>
                  <w:rPrChange w:id="71" w:author="Wenyi Lu" w:date="2025-10-19T22:28:00Z">
                    <w:rPr>
                      <w:i/>
                      <w:iCs/>
                    </w:rPr>
                  </w:rPrChange>
                </w:rPr>
                <w:t xml:space="preserve">18-225; 28-185; 59-185; 28-184; 28-191; 59-184; 59-191; 18-226; 18-227; 28-186; 59-186; 18-228; 28-187; 59-187; 18-229; 28-188; 59-188; 18-230; 28-180; 59-180    </w:t>
              </w:r>
            </w:ins>
          </w:p>
          <w:p w14:paraId="47DC6895" w14:textId="77777777" w:rsidR="009B5689" w:rsidRPr="009B5689" w:rsidRDefault="009B5689">
            <w:pPr>
              <w:spacing w:line="240" w:lineRule="auto"/>
              <w:rPr>
                <w:ins w:id="72" w:author="Wenyi Lu" w:date="2025-10-19T22:28:00Z"/>
                <w:rPrChange w:id="73" w:author="Wenyi Lu" w:date="2025-10-19T22:28:00Z">
                  <w:rPr>
                    <w:ins w:id="74" w:author="Wenyi Lu" w:date="2025-10-19T22:28:00Z"/>
                    <w:i/>
                    <w:iCs/>
                  </w:rPr>
                </w:rPrChange>
              </w:rPr>
            </w:pPr>
          </w:p>
          <w:p w14:paraId="6DA4E495" w14:textId="77777777" w:rsidR="009B5689" w:rsidRPr="009B5689" w:rsidRDefault="00000000">
            <w:pPr>
              <w:spacing w:line="240" w:lineRule="auto"/>
              <w:rPr>
                <w:ins w:id="75" w:author="Wenyi Lu" w:date="2025-10-19T22:28:00Z"/>
                <w:rPrChange w:id="76" w:author="Wenyi Lu" w:date="2025-10-19T22:28:00Z">
                  <w:rPr>
                    <w:ins w:id="77" w:author="Wenyi Lu" w:date="2025-10-19T22:28:00Z"/>
                    <w:i/>
                    <w:iCs/>
                  </w:rPr>
                </w:rPrChange>
              </w:rPr>
            </w:pPr>
            <w:ins w:id="78" w:author="Wenyi Lu" w:date="2025-10-19T22:28:00Z">
              <w:r>
                <w:rPr>
                  <w:rPrChange w:id="79" w:author="Wenyi Lu" w:date="2025-10-19T22:28:00Z">
                    <w:rPr>
                      <w:i/>
                      <w:iCs/>
                    </w:rPr>
                  </w:rPrChange>
                </w:rPr>
                <w:t>1.5 point: the aggregated triggering time of any of 18-225; 28-185; 59-185; 28-184; 28-191; 59-184; 59-191; 18-226; 18-227; 28-186; 59-186; 18-228; 28-187; 59-187; 18-229; 28-188; 59-188; 18-230; 28-180; 59-180 is equal to or less than 1 time.</w:t>
              </w:r>
            </w:ins>
          </w:p>
          <w:p w14:paraId="69E21AC4" w14:textId="77777777" w:rsidR="009B5689" w:rsidRPr="009B5689" w:rsidRDefault="009B5689">
            <w:pPr>
              <w:spacing w:line="240" w:lineRule="auto"/>
              <w:rPr>
                <w:ins w:id="80" w:author="Wenyi Lu" w:date="2025-10-19T22:28:00Z"/>
                <w:rPrChange w:id="81" w:author="Wenyi Lu" w:date="2025-10-19T22:28:00Z">
                  <w:rPr>
                    <w:ins w:id="82" w:author="Wenyi Lu" w:date="2025-10-19T22:28:00Z"/>
                    <w:i/>
                    <w:iCs/>
                  </w:rPr>
                </w:rPrChange>
              </w:rPr>
            </w:pPr>
          </w:p>
          <w:p w14:paraId="2229CE1C" w14:textId="77777777" w:rsidR="009B5689" w:rsidRPr="009B5689" w:rsidRDefault="00000000">
            <w:pPr>
              <w:spacing w:line="240" w:lineRule="auto"/>
              <w:rPr>
                <w:ins w:id="83" w:author="Wenyi Lu" w:date="2025-10-19T22:28:00Z"/>
                <w:rPrChange w:id="84" w:author="Wenyi Lu" w:date="2025-10-19T22:28:00Z">
                  <w:rPr>
                    <w:ins w:id="85" w:author="Wenyi Lu" w:date="2025-10-19T22:28:00Z"/>
                    <w:i/>
                    <w:iCs/>
                  </w:rPr>
                </w:rPrChange>
              </w:rPr>
            </w:pPr>
            <w:ins w:id="86" w:author="Wenyi Lu" w:date="2025-10-19T22:28:00Z">
              <w:r>
                <w:rPr>
                  <w:rPrChange w:id="87" w:author="Wenyi Lu" w:date="2025-10-19T22:28:00Z">
                    <w:rPr>
                      <w:i/>
                      <w:iCs/>
                    </w:rPr>
                  </w:rPrChange>
                </w:rPr>
                <w:t xml:space="preserve">1 point: the aggregated triggering time of any of 18-225; 28-185; 59-185; 28-184; 28-191; 59-184; 59-191; 18-226; 18-227; 28-186; 59-186; 18-228; 28-187; 59-187; 18-229; 28-188; 59-188; 18-230; </w:t>
              </w:r>
              <w:r>
                <w:rPr>
                  <w:rPrChange w:id="88" w:author="Wenyi Lu" w:date="2025-10-19T22:28:00Z">
                    <w:rPr>
                      <w:i/>
                      <w:iCs/>
                    </w:rPr>
                  </w:rPrChange>
                </w:rPr>
                <w:lastRenderedPageBreak/>
                <w:t>28-180; 59-180 is equal to 2 or 3 times.</w:t>
              </w:r>
            </w:ins>
          </w:p>
          <w:p w14:paraId="38D4DA25" w14:textId="77777777" w:rsidR="009B5689" w:rsidRPr="009B5689" w:rsidRDefault="009B5689">
            <w:pPr>
              <w:spacing w:line="240" w:lineRule="auto"/>
              <w:rPr>
                <w:ins w:id="89" w:author="Wenyi Lu" w:date="2025-10-19T22:28:00Z"/>
                <w:rPrChange w:id="90" w:author="Wenyi Lu" w:date="2025-10-19T22:28:00Z">
                  <w:rPr>
                    <w:ins w:id="91" w:author="Wenyi Lu" w:date="2025-10-19T22:28:00Z"/>
                    <w:i/>
                    <w:iCs/>
                  </w:rPr>
                </w:rPrChange>
              </w:rPr>
            </w:pPr>
          </w:p>
          <w:p w14:paraId="58C18C57" w14:textId="77777777" w:rsidR="009B5689" w:rsidRPr="009B5689" w:rsidRDefault="00000000">
            <w:pPr>
              <w:spacing w:line="240" w:lineRule="auto"/>
              <w:rPr>
                <w:ins w:id="92" w:author="Wenyi Lu" w:date="2025-10-19T22:28:00Z"/>
                <w:rPrChange w:id="93" w:author="Wenyi Lu" w:date="2025-10-19T22:28:00Z">
                  <w:rPr>
                    <w:ins w:id="94" w:author="Wenyi Lu" w:date="2025-10-19T22:28:00Z"/>
                    <w:i/>
                    <w:iCs/>
                  </w:rPr>
                </w:rPrChange>
              </w:rPr>
            </w:pPr>
            <w:ins w:id="95" w:author="Wenyi Lu" w:date="2025-10-19T22:28:00Z">
              <w:r>
                <w:rPr>
                  <w:rPrChange w:id="96" w:author="Wenyi Lu" w:date="2025-10-19T22:28:00Z">
                    <w:rPr>
                      <w:i/>
                      <w:iCs/>
                    </w:rPr>
                  </w:rPrChange>
                </w:rPr>
                <w:t>0.5 point: the aggregated triggering time of any of 18-225; 28-185; 59-185; 28-184; 28-191; 59-184; 59-191; 18-226; 18-227; 28-186; 59-186; 18-228; 28-187; 59-187; 18-229; 28-188; 59-188; 18-230; 28-180; 59-180 is equal to 4 times.</w:t>
              </w:r>
            </w:ins>
          </w:p>
          <w:p w14:paraId="1431C9B6" w14:textId="77777777" w:rsidR="009B5689" w:rsidRPr="009B5689" w:rsidRDefault="009B5689">
            <w:pPr>
              <w:spacing w:line="240" w:lineRule="auto"/>
              <w:rPr>
                <w:ins w:id="97" w:author="Wenyi Lu" w:date="2025-10-19T22:28:00Z"/>
                <w:rPrChange w:id="98" w:author="Wenyi Lu" w:date="2025-10-19T22:28:00Z">
                  <w:rPr>
                    <w:ins w:id="99" w:author="Wenyi Lu" w:date="2025-10-19T22:28:00Z"/>
                    <w:i/>
                    <w:iCs/>
                  </w:rPr>
                </w:rPrChange>
              </w:rPr>
            </w:pPr>
          </w:p>
          <w:p w14:paraId="5514185E" w14:textId="77777777" w:rsidR="009B5689" w:rsidRPr="009B5689" w:rsidRDefault="00000000">
            <w:pPr>
              <w:spacing w:line="240" w:lineRule="auto"/>
              <w:rPr>
                <w:ins w:id="100" w:author="Wenyi Lu" w:date="2025-10-19T22:28:00Z"/>
                <w:rPrChange w:id="101" w:author="Wenyi Lu" w:date="2025-10-19T22:28:00Z">
                  <w:rPr>
                    <w:ins w:id="102" w:author="Wenyi Lu" w:date="2025-10-19T22:28:00Z"/>
                    <w:i/>
                    <w:iCs/>
                  </w:rPr>
                </w:rPrChange>
              </w:rPr>
            </w:pPr>
            <w:ins w:id="103" w:author="Wenyi Lu" w:date="2025-10-19T22:28:00Z">
              <w:r>
                <w:rPr>
                  <w:rPrChange w:id="104" w:author="Wenyi Lu" w:date="2025-10-19T22:28:00Z">
                    <w:rPr>
                      <w:i/>
                      <w:iCs/>
                    </w:rPr>
                  </w:rPrChange>
                </w:rPr>
                <w:t>0 point: the aggregated triggering time of any of 18-225; 28-185; 59-185; 28-184; 28-191; 59-184; 59-191; 18-226; 18-227; 28-186; 59-186; 18-228; 28-187; 59-187; 18-229; 28-188; 59-188; 18-230; 28-180; 59-180 is more than 4 times.</w:t>
              </w:r>
            </w:ins>
          </w:p>
          <w:p w14:paraId="7EF7B266" w14:textId="77777777" w:rsidR="009B5689" w:rsidRPr="009B5689" w:rsidRDefault="009B5689">
            <w:pPr>
              <w:widowControl w:val="0"/>
              <w:spacing w:line="240" w:lineRule="auto"/>
              <w:rPr>
                <w:rPrChange w:id="105" w:author="Wenyi Lu" w:date="2025-10-19T22:28:00Z">
                  <w:rPr>
                    <w:i/>
                    <w:iCs/>
                  </w:rPr>
                </w:rPrChange>
              </w:rPr>
            </w:pPr>
          </w:p>
        </w:tc>
        <w:tc>
          <w:tcPr>
            <w:tcW w:w="5130" w:type="dxa"/>
          </w:tcPr>
          <w:p w14:paraId="7F83F49A" w14:textId="77777777" w:rsidR="009B5689" w:rsidRDefault="00000000">
            <w:pPr>
              <w:spacing w:line="240" w:lineRule="auto"/>
              <w:rPr>
                <w:rFonts w:ascii="Calibri" w:eastAsia="Calibri" w:hAnsi="Calibri" w:cs="Calibri"/>
              </w:rPr>
            </w:pPr>
            <w:r>
              <w:rPr>
                <w:rFonts w:ascii="Calibri" w:eastAsia="Calibri" w:hAnsi="Calibri" w:cs="Calibri"/>
              </w:rPr>
              <w:lastRenderedPageBreak/>
              <w:t>1 ½ points:Player triggers help dialog one time or less</w:t>
            </w:r>
          </w:p>
          <w:p w14:paraId="044BBA66" w14:textId="77777777" w:rsidR="009B5689" w:rsidRDefault="009B5689">
            <w:pPr>
              <w:spacing w:line="240" w:lineRule="auto"/>
              <w:rPr>
                <w:rFonts w:ascii="Calibri" w:eastAsia="Calibri" w:hAnsi="Calibri" w:cs="Calibri"/>
              </w:rPr>
            </w:pPr>
          </w:p>
          <w:p w14:paraId="683A97AB" w14:textId="77777777" w:rsidR="009B5689" w:rsidRDefault="00000000">
            <w:pPr>
              <w:spacing w:line="240" w:lineRule="auto"/>
              <w:rPr>
                <w:rFonts w:ascii="Calibri" w:eastAsia="Calibri" w:hAnsi="Calibri" w:cs="Calibri"/>
              </w:rPr>
            </w:pPr>
            <w:r>
              <w:rPr>
                <w:rFonts w:ascii="Calibri" w:eastAsia="Calibri" w:hAnsi="Calibri" w:cs="Calibri"/>
              </w:rPr>
              <w:t>1 point: Player triggers help dialog two or three time</w:t>
            </w:r>
          </w:p>
          <w:p w14:paraId="2AD9794D" w14:textId="77777777" w:rsidR="009B5689" w:rsidRDefault="009B5689">
            <w:pPr>
              <w:spacing w:line="240" w:lineRule="auto"/>
              <w:rPr>
                <w:rFonts w:ascii="Calibri" w:eastAsia="Calibri" w:hAnsi="Calibri" w:cs="Calibri"/>
              </w:rPr>
            </w:pPr>
          </w:p>
          <w:p w14:paraId="740F5450" w14:textId="77777777" w:rsidR="009B5689" w:rsidRDefault="00000000">
            <w:pPr>
              <w:spacing w:line="240" w:lineRule="auto"/>
              <w:rPr>
                <w:rFonts w:ascii="Calibri" w:eastAsia="Calibri" w:hAnsi="Calibri" w:cs="Calibri"/>
              </w:rPr>
            </w:pPr>
            <w:r>
              <w:rPr>
                <w:rFonts w:ascii="Calibri" w:eastAsia="Calibri" w:hAnsi="Calibri" w:cs="Calibri"/>
              </w:rPr>
              <w:t>½ point: Player triggers help dialog four time</w:t>
            </w:r>
          </w:p>
          <w:p w14:paraId="0B227CFF" w14:textId="77777777" w:rsidR="009B5689" w:rsidRDefault="00000000">
            <w:pPr>
              <w:spacing w:line="240" w:lineRule="auto"/>
              <w:rPr>
                <w:rFonts w:ascii="Calibri" w:eastAsia="Calibri" w:hAnsi="Calibri" w:cs="Calibri"/>
              </w:rPr>
            </w:pPr>
            <w:r>
              <w:rPr>
                <w:rFonts w:ascii="Calibri" w:eastAsia="Calibri" w:hAnsi="Calibri" w:cs="Calibri"/>
              </w:rPr>
              <w:t xml:space="preserve"> </w:t>
            </w:r>
          </w:p>
          <w:p w14:paraId="452206E5" w14:textId="77777777" w:rsidR="009B5689" w:rsidRDefault="00000000">
            <w:pPr>
              <w:spacing w:line="240" w:lineRule="auto"/>
              <w:rPr>
                <w:rFonts w:ascii="Calibri" w:eastAsia="Calibri" w:hAnsi="Calibri" w:cs="Calibri"/>
              </w:rPr>
            </w:pPr>
            <w:r>
              <w:rPr>
                <w:rFonts w:ascii="Calibri" w:eastAsia="Calibri" w:hAnsi="Calibri" w:cs="Calibri"/>
              </w:rPr>
              <w:t xml:space="preserve">0 points: Player triggers help dialog more than four times </w:t>
            </w:r>
          </w:p>
        </w:tc>
      </w:tr>
      <w:tr w:rsidR="009B5689" w14:paraId="3FA9CBEA" w14:textId="77777777">
        <w:trPr>
          <w:trHeight w:val="418"/>
        </w:trPr>
        <w:tc>
          <w:tcPr>
            <w:tcW w:w="765" w:type="dxa"/>
            <w:vMerge/>
            <w:shd w:val="clear" w:color="auto" w:fill="D9D2E9"/>
          </w:tcPr>
          <w:p w14:paraId="5E71DA26" w14:textId="77777777" w:rsidR="009B5689" w:rsidRDefault="009B5689">
            <w:pPr>
              <w:spacing w:line="240" w:lineRule="auto"/>
              <w:rPr>
                <w:rFonts w:ascii="Calibri" w:eastAsia="Calibri" w:hAnsi="Calibri" w:cs="Calibri"/>
              </w:rPr>
            </w:pPr>
          </w:p>
        </w:tc>
        <w:tc>
          <w:tcPr>
            <w:tcW w:w="780" w:type="dxa"/>
            <w:shd w:val="clear" w:color="auto" w:fill="D9D2E9"/>
          </w:tcPr>
          <w:p w14:paraId="50CADF96" w14:textId="77777777" w:rsidR="009B5689" w:rsidRDefault="00000000">
            <w:pPr>
              <w:spacing w:line="240" w:lineRule="auto"/>
              <w:rPr>
                <w:rFonts w:ascii="Calibri" w:eastAsia="Calibri" w:hAnsi="Calibri" w:cs="Calibri"/>
              </w:rPr>
            </w:pPr>
            <w:bookmarkStart w:id="106" w:name="rrnnku7cffry" w:colFirst="0" w:colLast="0"/>
            <w:bookmarkEnd w:id="106"/>
            <w:r>
              <w:rPr>
                <w:rFonts w:ascii="Calibri" w:eastAsia="Calibri" w:hAnsi="Calibri" w:cs="Calibri"/>
              </w:rPr>
              <w:t>2.4</w:t>
            </w:r>
          </w:p>
        </w:tc>
        <w:tc>
          <w:tcPr>
            <w:tcW w:w="1515" w:type="dxa"/>
          </w:tcPr>
          <w:p w14:paraId="11F05A08" w14:textId="77777777" w:rsidR="009B5689" w:rsidRDefault="00000000">
            <w:pPr>
              <w:spacing w:line="240" w:lineRule="auto"/>
              <w:rPr>
                <w:rFonts w:ascii="Calibri" w:eastAsia="Calibri" w:hAnsi="Calibri" w:cs="Calibri"/>
              </w:rPr>
            </w:pPr>
            <w:r>
              <w:rPr>
                <w:rFonts w:ascii="Calibri" w:eastAsia="Calibri" w:hAnsi="Calibri" w:cs="Calibri"/>
              </w:rPr>
              <w:t>Topography</w:t>
            </w:r>
          </w:p>
        </w:tc>
        <w:tc>
          <w:tcPr>
            <w:tcW w:w="1245" w:type="dxa"/>
          </w:tcPr>
          <w:p w14:paraId="4CBAA4E5" w14:textId="77777777" w:rsidR="009B5689" w:rsidRDefault="00000000">
            <w:pPr>
              <w:spacing w:line="240" w:lineRule="auto"/>
              <w:rPr>
                <w:rFonts w:ascii="Calibri" w:eastAsia="Calibri" w:hAnsi="Calibri" w:cs="Calibri"/>
              </w:rPr>
            </w:pPr>
            <w:r>
              <w:rPr>
                <w:rFonts w:ascii="Calibri" w:eastAsia="Calibri" w:hAnsi="Calibri" w:cs="Calibri"/>
              </w:rPr>
              <w:t>Find Aryn</w:t>
            </w:r>
          </w:p>
        </w:tc>
        <w:tc>
          <w:tcPr>
            <w:tcW w:w="1200" w:type="dxa"/>
          </w:tcPr>
          <w:p w14:paraId="2F54C3AD" w14:textId="77777777" w:rsidR="009B5689" w:rsidRDefault="009B5689">
            <w:pPr>
              <w:spacing w:line="240" w:lineRule="auto"/>
              <w:rPr>
                <w:rFonts w:ascii="Calibri" w:eastAsia="Calibri" w:hAnsi="Calibri" w:cs="Calibri"/>
              </w:rPr>
            </w:pPr>
          </w:p>
        </w:tc>
        <w:tc>
          <w:tcPr>
            <w:tcW w:w="1845" w:type="dxa"/>
          </w:tcPr>
          <w:p w14:paraId="61E39F8F" w14:textId="77777777" w:rsidR="009B5689" w:rsidRDefault="00000000">
            <w:pPr>
              <w:spacing w:line="240" w:lineRule="auto"/>
              <w:rPr>
                <w:rFonts w:ascii="Calibri" w:eastAsia="Calibri" w:hAnsi="Calibri" w:cs="Calibri"/>
              </w:rPr>
            </w:pPr>
            <w:r>
              <w:rPr>
                <w:rFonts w:ascii="Calibri" w:eastAsia="Calibri" w:hAnsi="Calibri" w:cs="Calibri"/>
                <w:b/>
                <w:bCs/>
                <w:u w:val="single"/>
              </w:rPr>
              <w:t>1 ½  Points</w:t>
            </w:r>
            <w:r>
              <w:rPr>
                <w:rFonts w:ascii="Calibri" w:eastAsia="Calibri" w:hAnsi="Calibri" w:cs="Calibri"/>
              </w:rPr>
              <w:t xml:space="preserve"> Player triggers help dialog one time or less</w:t>
            </w:r>
          </w:p>
          <w:p w14:paraId="746D1760" w14:textId="77777777" w:rsidR="009B5689" w:rsidRDefault="00000000">
            <w:pPr>
              <w:spacing w:line="240" w:lineRule="auto"/>
              <w:rPr>
                <w:rFonts w:ascii="Calibri" w:eastAsia="Calibri" w:hAnsi="Calibri" w:cs="Calibri"/>
              </w:rPr>
            </w:pPr>
            <w:r>
              <w:rPr>
                <w:rFonts w:ascii="Calibri" w:eastAsia="Calibri" w:hAnsi="Calibri" w:cs="Calibri"/>
                <w:b/>
                <w:bCs/>
              </w:rPr>
              <w:t>1</w:t>
            </w:r>
            <w:r>
              <w:rPr>
                <w:rFonts w:ascii="Calibri" w:eastAsia="Calibri" w:hAnsi="Calibri" w:cs="Calibri"/>
                <w:b/>
                <w:bCs/>
                <w:u w:val="single"/>
              </w:rPr>
              <w:t xml:space="preserve"> Point</w:t>
            </w:r>
            <w:r>
              <w:rPr>
                <w:rFonts w:ascii="Calibri" w:eastAsia="Calibri" w:hAnsi="Calibri" w:cs="Calibri"/>
              </w:rPr>
              <w:t xml:space="preserve"> Player triggers help dialog two or three times </w:t>
            </w:r>
          </w:p>
          <w:p w14:paraId="1826A355" w14:textId="77777777" w:rsidR="009B5689" w:rsidRDefault="00000000">
            <w:pPr>
              <w:spacing w:line="240" w:lineRule="auto"/>
              <w:rPr>
                <w:rFonts w:ascii="Calibri" w:eastAsia="Calibri" w:hAnsi="Calibri" w:cs="Calibri"/>
              </w:rPr>
            </w:pPr>
            <w:r>
              <w:rPr>
                <w:rFonts w:ascii="Calibri" w:eastAsia="Calibri" w:hAnsi="Calibri" w:cs="Calibri"/>
                <w:b/>
                <w:bCs/>
              </w:rPr>
              <w:lastRenderedPageBreak/>
              <w:t xml:space="preserve">½ </w:t>
            </w:r>
            <w:r>
              <w:rPr>
                <w:rFonts w:ascii="Calibri" w:eastAsia="Calibri" w:hAnsi="Calibri" w:cs="Calibri"/>
                <w:b/>
                <w:bCs/>
                <w:u w:val="single"/>
              </w:rPr>
              <w:t xml:space="preserve"> Point</w:t>
            </w:r>
            <w:r>
              <w:rPr>
                <w:rFonts w:ascii="Calibri" w:eastAsia="Calibri" w:hAnsi="Calibri" w:cs="Calibri"/>
              </w:rPr>
              <w:t xml:space="preserve"> Player triggers help dialog four times</w:t>
            </w:r>
          </w:p>
          <w:p w14:paraId="1D54A542"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Player triggers help dialog more than four times</w:t>
            </w:r>
          </w:p>
        </w:tc>
        <w:tc>
          <w:tcPr>
            <w:tcW w:w="2655" w:type="dxa"/>
          </w:tcPr>
          <w:p w14:paraId="5354A35A" w14:textId="77777777" w:rsidR="009B5689" w:rsidRDefault="00000000">
            <w:pPr>
              <w:spacing w:line="240" w:lineRule="auto"/>
              <w:rPr>
                <w:rFonts w:ascii="Calibri" w:eastAsia="Calibri" w:hAnsi="Calibri" w:cs="Calibri"/>
              </w:rPr>
            </w:pPr>
            <w:r>
              <w:rPr>
                <w:rFonts w:ascii="Calibri" w:eastAsia="Calibri" w:hAnsi="Calibri" w:cs="Calibri"/>
              </w:rPr>
              <w:lastRenderedPageBreak/>
              <w:t>Help Dialog:</w:t>
            </w:r>
          </w:p>
          <w:p w14:paraId="710B8D62" w14:textId="77777777" w:rsidR="009B5689" w:rsidRDefault="009B5689">
            <w:pPr>
              <w:spacing w:line="240" w:lineRule="auto"/>
              <w:rPr>
                <w:rFonts w:ascii="Calibri" w:eastAsia="Calibri" w:hAnsi="Calibri" w:cs="Calibri"/>
              </w:rPr>
            </w:pPr>
          </w:p>
          <w:p w14:paraId="633BD2B3" w14:textId="77777777" w:rsidR="009B5689" w:rsidRDefault="00000000">
            <w:pPr>
              <w:widowControl w:val="0"/>
              <w:spacing w:line="240" w:lineRule="auto"/>
              <w:rPr>
                <w:i/>
                <w:iCs/>
              </w:rPr>
            </w:pPr>
            <w:r>
              <w:rPr>
                <w:i/>
                <w:iCs/>
              </w:rPr>
              <w:t>Looks like you found a passage that cuts into a mountain but we’re looking for one that cuts all the way through to the other side. Check your map and see if you can find one.</w:t>
            </w:r>
          </w:p>
          <w:p w14:paraId="090EFEAA" w14:textId="77777777" w:rsidR="009B5689" w:rsidRDefault="009B5689">
            <w:pPr>
              <w:widowControl w:val="0"/>
              <w:spacing w:line="240" w:lineRule="auto"/>
              <w:rPr>
                <w:i/>
                <w:iCs/>
              </w:rPr>
            </w:pPr>
          </w:p>
          <w:p w14:paraId="1F4C66DF" w14:textId="77777777" w:rsidR="009B5689" w:rsidRDefault="00000000">
            <w:pPr>
              <w:widowControl w:val="0"/>
              <w:spacing w:line="240" w:lineRule="auto"/>
              <w:rPr>
                <w:i/>
                <w:iCs/>
              </w:rPr>
            </w:pPr>
            <w:r>
              <w:rPr>
                <w:i/>
                <w:iCs/>
              </w:rPr>
              <w:t>I don’t see a steep mountain range over here anywhere. Open your map and see if you can find an area of even higher elevation that is surrounded by contour lines close together. Then you just need to find the passage through them!</w:t>
            </w:r>
          </w:p>
          <w:p w14:paraId="51134BCF" w14:textId="77777777" w:rsidR="009B5689" w:rsidRDefault="009B5689">
            <w:pPr>
              <w:widowControl w:val="0"/>
              <w:spacing w:line="240" w:lineRule="auto"/>
              <w:rPr>
                <w:i/>
                <w:iCs/>
              </w:rPr>
            </w:pPr>
          </w:p>
          <w:p w14:paraId="6C501305" w14:textId="77777777" w:rsidR="009B5689" w:rsidRDefault="00000000">
            <w:pPr>
              <w:widowControl w:val="0"/>
              <w:spacing w:line="240" w:lineRule="auto"/>
              <w:rPr>
                <w:i/>
                <w:iCs/>
              </w:rPr>
            </w:pPr>
            <w:r>
              <w:rPr>
                <w:i/>
                <w:iCs/>
              </w:rPr>
              <w:t>Looks like you found a small mountain, but Aryn crashed in a passage that runs through a mountain range. Look for a path that passes through several mountains joined together.</w:t>
            </w:r>
          </w:p>
          <w:p w14:paraId="56F6AA51" w14:textId="77777777" w:rsidR="009B5689" w:rsidRDefault="009B5689">
            <w:pPr>
              <w:widowControl w:val="0"/>
              <w:spacing w:line="240" w:lineRule="auto"/>
              <w:rPr>
                <w:i/>
                <w:iCs/>
              </w:rPr>
            </w:pPr>
          </w:p>
          <w:p w14:paraId="4FF0B6DF" w14:textId="77777777" w:rsidR="009B5689" w:rsidRDefault="00000000">
            <w:pPr>
              <w:widowControl w:val="0"/>
              <w:spacing w:line="240" w:lineRule="auto"/>
              <w:rPr>
                <w:i/>
                <w:iCs/>
              </w:rPr>
            </w:pPr>
            <w:r>
              <w:rPr>
                <w:i/>
                <w:iCs/>
              </w:rPr>
              <w:t>Great, a mountain range! Let’s look for a passage like this somewhere on the map that cuts all the way through the mountains.</w:t>
            </w:r>
          </w:p>
          <w:p w14:paraId="60A473DC" w14:textId="77777777" w:rsidR="009B5689" w:rsidRDefault="009B5689">
            <w:pPr>
              <w:widowControl w:val="0"/>
              <w:spacing w:line="240" w:lineRule="auto"/>
              <w:rPr>
                <w:i/>
                <w:iCs/>
              </w:rPr>
            </w:pPr>
          </w:p>
          <w:p w14:paraId="1FFD9983" w14:textId="77777777" w:rsidR="009B5689" w:rsidRDefault="00000000">
            <w:pPr>
              <w:widowControl w:val="0"/>
              <w:spacing w:line="240" w:lineRule="auto"/>
              <w:rPr>
                <w:ins w:id="107" w:author="Wenyi Lu" w:date="2025-10-19T22:53:00Z"/>
                <w:i/>
                <w:iCs/>
              </w:rPr>
            </w:pPr>
            <w:r>
              <w:rPr>
                <w:i/>
                <w:iCs/>
              </w:rPr>
              <w:t xml:space="preserve">Aryn might need our help. We should try to find him as soon as possible. Check your map and look for a mountain range with a </w:t>
            </w:r>
            <w:r>
              <w:rPr>
                <w:i/>
                <w:iCs/>
              </w:rPr>
              <w:lastRenderedPageBreak/>
              <w:t>passage that goes all the way through to the other side.</w:t>
            </w:r>
          </w:p>
          <w:p w14:paraId="5EF70138" w14:textId="77777777" w:rsidR="009B5689" w:rsidRDefault="009B5689">
            <w:pPr>
              <w:widowControl w:val="0"/>
              <w:spacing w:line="240" w:lineRule="auto"/>
              <w:rPr>
                <w:ins w:id="108" w:author="Wenyi Lu" w:date="2025-10-19T22:53:00Z"/>
                <w:i/>
                <w:iCs/>
              </w:rPr>
            </w:pPr>
          </w:p>
          <w:p w14:paraId="44F697E3" w14:textId="77777777" w:rsidR="009B5689" w:rsidRPr="009B5689" w:rsidRDefault="00000000">
            <w:pPr>
              <w:spacing w:line="240" w:lineRule="auto"/>
              <w:rPr>
                <w:ins w:id="109" w:author="Wenyi Lu" w:date="2025-10-19T22:53:00Z"/>
                <w:rPrChange w:id="110" w:author="Wenyi Lu" w:date="2025-10-19T22:53:00Z">
                  <w:rPr>
                    <w:ins w:id="111" w:author="Wenyi Lu" w:date="2025-10-19T22:53:00Z"/>
                    <w:i/>
                    <w:iCs/>
                  </w:rPr>
                </w:rPrChange>
              </w:rPr>
            </w:pPr>
            <w:ins w:id="112" w:author="Wenyi Lu" w:date="2025-10-19T22:53:00Z">
              <w:r>
                <w:rPr>
                  <w:rPrChange w:id="113" w:author="Wenyi Lu" w:date="2025-10-19T22:53:00Z">
                    <w:rPr>
                      <w:i/>
                      <w:iCs/>
                    </w:rPr>
                  </w:rPrChange>
                </w:rPr>
                <w:t>Dialogue tags:</w:t>
              </w:r>
            </w:ins>
          </w:p>
          <w:p w14:paraId="432DB170" w14:textId="77777777" w:rsidR="009B5689" w:rsidRPr="009B5689" w:rsidRDefault="00000000">
            <w:pPr>
              <w:spacing w:line="240" w:lineRule="auto"/>
              <w:rPr>
                <w:ins w:id="114" w:author="Wenyi Lu" w:date="2025-10-19T22:53:00Z"/>
                <w:rPrChange w:id="115" w:author="Wenyi Lu" w:date="2025-10-19T22:53:00Z">
                  <w:rPr>
                    <w:ins w:id="116" w:author="Wenyi Lu" w:date="2025-10-19T22:53:00Z"/>
                    <w:i/>
                    <w:iCs/>
                  </w:rPr>
                </w:rPrChange>
              </w:rPr>
            </w:pPr>
            <w:ins w:id="117" w:author="Wenyi Lu" w:date="2025-10-19T22:53:00Z">
              <w:r>
                <w:rPr>
                  <w:rPrChange w:id="118" w:author="Wenyi Lu" w:date="2025-10-19T22:53:00Z">
                    <w:rPr>
                      <w:i/>
                      <w:iCs/>
                    </w:rPr>
                  </w:rPrChange>
                </w:rPr>
                <w:t xml:space="preserve">18-233; 28-192; 59-192; 18-234; 28-193; 59-193;  18-235; 28-194; 59-194; 18-236; 18-237; 28-190; 59-190         </w:t>
              </w:r>
            </w:ins>
          </w:p>
          <w:p w14:paraId="4AFCE496" w14:textId="77777777" w:rsidR="009B5689" w:rsidRPr="009B5689" w:rsidRDefault="009B5689">
            <w:pPr>
              <w:spacing w:line="240" w:lineRule="auto"/>
              <w:rPr>
                <w:ins w:id="119" w:author="Wenyi Lu" w:date="2025-10-19T22:53:00Z"/>
                <w:rPrChange w:id="120" w:author="Wenyi Lu" w:date="2025-10-19T22:53:00Z">
                  <w:rPr>
                    <w:ins w:id="121" w:author="Wenyi Lu" w:date="2025-10-19T22:53:00Z"/>
                    <w:i/>
                    <w:iCs/>
                  </w:rPr>
                </w:rPrChange>
              </w:rPr>
            </w:pPr>
          </w:p>
          <w:p w14:paraId="62DA3298" w14:textId="77777777" w:rsidR="009B5689" w:rsidRPr="009B5689" w:rsidRDefault="00000000">
            <w:pPr>
              <w:spacing w:line="240" w:lineRule="auto"/>
              <w:rPr>
                <w:ins w:id="122" w:author="Wenyi Lu" w:date="2025-10-19T22:53:00Z"/>
                <w:rPrChange w:id="123" w:author="Wenyi Lu" w:date="2025-10-19T22:53:00Z">
                  <w:rPr>
                    <w:ins w:id="124" w:author="Wenyi Lu" w:date="2025-10-19T22:53:00Z"/>
                    <w:i/>
                    <w:iCs/>
                  </w:rPr>
                </w:rPrChange>
              </w:rPr>
            </w:pPr>
            <w:ins w:id="125" w:author="Wenyi Lu" w:date="2025-10-19T22:53:00Z">
              <w:r>
                <w:rPr>
                  <w:rPrChange w:id="126" w:author="Wenyi Lu" w:date="2025-10-19T22:53:00Z">
                    <w:rPr>
                      <w:i/>
                      <w:iCs/>
                    </w:rPr>
                  </w:rPrChange>
                </w:rPr>
                <w:t>1.5 point: the aggregated triggering time of any of 18-233; 28-192; 59-192; 18-234; 28-193; 59-193;  18-235; 28-194; 59-194; 18-236; 18-237; 28-190; 59-190     is equal to or less than 1 time.</w:t>
              </w:r>
            </w:ins>
          </w:p>
          <w:p w14:paraId="67D3E4D5" w14:textId="77777777" w:rsidR="009B5689" w:rsidRPr="009B5689" w:rsidRDefault="009B5689">
            <w:pPr>
              <w:spacing w:line="240" w:lineRule="auto"/>
              <w:rPr>
                <w:ins w:id="127" w:author="Wenyi Lu" w:date="2025-10-19T22:53:00Z"/>
                <w:rPrChange w:id="128" w:author="Wenyi Lu" w:date="2025-10-19T22:53:00Z">
                  <w:rPr>
                    <w:ins w:id="129" w:author="Wenyi Lu" w:date="2025-10-19T22:53:00Z"/>
                    <w:i/>
                    <w:iCs/>
                  </w:rPr>
                </w:rPrChange>
              </w:rPr>
            </w:pPr>
          </w:p>
          <w:p w14:paraId="46FEA3A2" w14:textId="77777777" w:rsidR="009B5689" w:rsidRPr="009B5689" w:rsidRDefault="00000000">
            <w:pPr>
              <w:spacing w:line="240" w:lineRule="auto"/>
              <w:rPr>
                <w:ins w:id="130" w:author="Wenyi Lu" w:date="2025-10-19T22:53:00Z"/>
                <w:rPrChange w:id="131" w:author="Wenyi Lu" w:date="2025-10-19T22:53:00Z">
                  <w:rPr>
                    <w:ins w:id="132" w:author="Wenyi Lu" w:date="2025-10-19T22:53:00Z"/>
                    <w:i/>
                    <w:iCs/>
                  </w:rPr>
                </w:rPrChange>
              </w:rPr>
            </w:pPr>
            <w:ins w:id="133" w:author="Wenyi Lu" w:date="2025-10-19T22:53:00Z">
              <w:r>
                <w:rPr>
                  <w:rPrChange w:id="134" w:author="Wenyi Lu" w:date="2025-10-19T22:53:00Z">
                    <w:rPr>
                      <w:i/>
                      <w:iCs/>
                    </w:rPr>
                  </w:rPrChange>
                </w:rPr>
                <w:t>1 point: the aggregated triggering time of any of 18-233; 28-192; 59-192; 18-234; 28-193; 59-193;  18-235; 28-194; 59-194; 18-236; 18-237; 28-190; 59-190     is equal to 2 or 3 times.</w:t>
              </w:r>
            </w:ins>
          </w:p>
          <w:p w14:paraId="31D8590A" w14:textId="77777777" w:rsidR="009B5689" w:rsidRPr="009B5689" w:rsidRDefault="009B5689">
            <w:pPr>
              <w:spacing w:line="240" w:lineRule="auto"/>
              <w:rPr>
                <w:ins w:id="135" w:author="Wenyi Lu" w:date="2025-10-19T22:53:00Z"/>
                <w:rPrChange w:id="136" w:author="Wenyi Lu" w:date="2025-10-19T22:53:00Z">
                  <w:rPr>
                    <w:ins w:id="137" w:author="Wenyi Lu" w:date="2025-10-19T22:53:00Z"/>
                    <w:i/>
                    <w:iCs/>
                  </w:rPr>
                </w:rPrChange>
              </w:rPr>
            </w:pPr>
          </w:p>
          <w:p w14:paraId="53DCB0A5" w14:textId="77777777" w:rsidR="009B5689" w:rsidRPr="009B5689" w:rsidRDefault="00000000">
            <w:pPr>
              <w:spacing w:line="240" w:lineRule="auto"/>
              <w:rPr>
                <w:ins w:id="138" w:author="Wenyi Lu" w:date="2025-10-19T22:53:00Z"/>
                <w:rPrChange w:id="139" w:author="Wenyi Lu" w:date="2025-10-19T22:53:00Z">
                  <w:rPr>
                    <w:ins w:id="140" w:author="Wenyi Lu" w:date="2025-10-19T22:53:00Z"/>
                    <w:i/>
                    <w:iCs/>
                  </w:rPr>
                </w:rPrChange>
              </w:rPr>
            </w:pPr>
            <w:ins w:id="141" w:author="Wenyi Lu" w:date="2025-10-19T22:53:00Z">
              <w:r>
                <w:rPr>
                  <w:rPrChange w:id="142" w:author="Wenyi Lu" w:date="2025-10-19T22:53:00Z">
                    <w:rPr>
                      <w:i/>
                      <w:iCs/>
                    </w:rPr>
                  </w:rPrChange>
                </w:rPr>
                <w:t xml:space="preserve">0.5 point: the aggregated triggering time of any of 18-233; 28-192; 59-192; 18-234; 28-193; 59-193;  18-235; 28-194; 59-194; 18-236; </w:t>
              </w:r>
              <w:r>
                <w:rPr>
                  <w:rPrChange w:id="143" w:author="Wenyi Lu" w:date="2025-10-19T22:53:00Z">
                    <w:rPr>
                      <w:i/>
                      <w:iCs/>
                    </w:rPr>
                  </w:rPrChange>
                </w:rPr>
                <w:lastRenderedPageBreak/>
                <w:t>18-237; 28-190; 59-190     is equal to 4 times.</w:t>
              </w:r>
            </w:ins>
          </w:p>
          <w:p w14:paraId="547185E1" w14:textId="77777777" w:rsidR="009B5689" w:rsidRPr="009B5689" w:rsidRDefault="009B5689">
            <w:pPr>
              <w:spacing w:line="240" w:lineRule="auto"/>
              <w:rPr>
                <w:ins w:id="144" w:author="Wenyi Lu" w:date="2025-10-19T22:53:00Z"/>
                <w:rPrChange w:id="145" w:author="Wenyi Lu" w:date="2025-10-19T22:53:00Z">
                  <w:rPr>
                    <w:ins w:id="146" w:author="Wenyi Lu" w:date="2025-10-19T22:53:00Z"/>
                    <w:i/>
                    <w:iCs/>
                  </w:rPr>
                </w:rPrChange>
              </w:rPr>
            </w:pPr>
          </w:p>
          <w:p w14:paraId="2229DDB6" w14:textId="77777777" w:rsidR="009B5689" w:rsidRPr="009B5689" w:rsidRDefault="00000000">
            <w:pPr>
              <w:spacing w:line="240" w:lineRule="auto"/>
              <w:rPr>
                <w:ins w:id="147" w:author="Wenyi Lu" w:date="2025-10-19T22:53:00Z"/>
                <w:rPrChange w:id="148" w:author="Wenyi Lu" w:date="2025-10-19T22:53:00Z">
                  <w:rPr>
                    <w:ins w:id="149" w:author="Wenyi Lu" w:date="2025-10-19T22:53:00Z"/>
                    <w:i/>
                    <w:iCs/>
                  </w:rPr>
                </w:rPrChange>
              </w:rPr>
            </w:pPr>
            <w:ins w:id="150" w:author="Wenyi Lu" w:date="2025-10-19T22:53:00Z">
              <w:r>
                <w:rPr>
                  <w:rPrChange w:id="151" w:author="Wenyi Lu" w:date="2025-10-19T22:53:00Z">
                    <w:rPr>
                      <w:i/>
                      <w:iCs/>
                    </w:rPr>
                  </w:rPrChange>
                </w:rPr>
                <w:t>0 point: the aggregated triggering time of any of 18-233; 28-192; 59-192; 18-234; 28-193; 59-193;  18-235; 28-194; 59-194; 18-236; 18-237; 28-190; 59-190 is more than 4 times.</w:t>
              </w:r>
            </w:ins>
          </w:p>
          <w:p w14:paraId="3B2B41D8" w14:textId="77777777" w:rsidR="009B5689" w:rsidRPr="009B5689" w:rsidRDefault="009B5689">
            <w:pPr>
              <w:widowControl w:val="0"/>
              <w:spacing w:line="240" w:lineRule="auto"/>
              <w:rPr>
                <w:rPrChange w:id="152" w:author="Wenyi Lu" w:date="2025-10-19T22:53:00Z">
                  <w:rPr>
                    <w:i/>
                    <w:iCs/>
                  </w:rPr>
                </w:rPrChange>
              </w:rPr>
            </w:pPr>
          </w:p>
        </w:tc>
        <w:tc>
          <w:tcPr>
            <w:tcW w:w="5130" w:type="dxa"/>
          </w:tcPr>
          <w:p w14:paraId="0589D430" w14:textId="77777777" w:rsidR="009B5689" w:rsidRDefault="00000000">
            <w:pPr>
              <w:spacing w:line="240" w:lineRule="auto"/>
              <w:rPr>
                <w:rFonts w:ascii="Calibri" w:eastAsia="Calibri" w:hAnsi="Calibri" w:cs="Calibri"/>
              </w:rPr>
            </w:pPr>
            <w:r>
              <w:rPr>
                <w:rFonts w:ascii="Calibri" w:eastAsia="Calibri" w:hAnsi="Calibri" w:cs="Calibri"/>
              </w:rPr>
              <w:lastRenderedPageBreak/>
              <w:t>1 ½ points:Player triggers help dialog one time or less</w:t>
            </w:r>
          </w:p>
          <w:p w14:paraId="139DEB50" w14:textId="77777777" w:rsidR="009B5689" w:rsidRDefault="009B5689">
            <w:pPr>
              <w:spacing w:line="240" w:lineRule="auto"/>
              <w:rPr>
                <w:rFonts w:ascii="Calibri" w:eastAsia="Calibri" w:hAnsi="Calibri" w:cs="Calibri"/>
              </w:rPr>
            </w:pPr>
          </w:p>
          <w:p w14:paraId="2C59268B" w14:textId="77777777" w:rsidR="009B5689" w:rsidRDefault="00000000">
            <w:pPr>
              <w:spacing w:line="240" w:lineRule="auto"/>
              <w:rPr>
                <w:rFonts w:ascii="Calibri" w:eastAsia="Calibri" w:hAnsi="Calibri" w:cs="Calibri"/>
              </w:rPr>
            </w:pPr>
            <w:r>
              <w:rPr>
                <w:rFonts w:ascii="Calibri" w:eastAsia="Calibri" w:hAnsi="Calibri" w:cs="Calibri"/>
              </w:rPr>
              <w:t>1 point: Player triggers help dialog two or three time</w:t>
            </w:r>
          </w:p>
          <w:p w14:paraId="73286B19" w14:textId="77777777" w:rsidR="009B5689" w:rsidRDefault="009B5689">
            <w:pPr>
              <w:spacing w:line="240" w:lineRule="auto"/>
              <w:rPr>
                <w:rFonts w:ascii="Calibri" w:eastAsia="Calibri" w:hAnsi="Calibri" w:cs="Calibri"/>
              </w:rPr>
            </w:pPr>
          </w:p>
          <w:p w14:paraId="70A19EA8" w14:textId="77777777" w:rsidR="009B5689" w:rsidRDefault="00000000">
            <w:pPr>
              <w:spacing w:line="240" w:lineRule="auto"/>
              <w:rPr>
                <w:rFonts w:ascii="Calibri" w:eastAsia="Calibri" w:hAnsi="Calibri" w:cs="Calibri"/>
              </w:rPr>
            </w:pPr>
            <w:r>
              <w:rPr>
                <w:rFonts w:ascii="Calibri" w:eastAsia="Calibri" w:hAnsi="Calibri" w:cs="Calibri"/>
              </w:rPr>
              <w:t>½ point: Player triggers help dialog four time</w:t>
            </w:r>
          </w:p>
          <w:p w14:paraId="0350878C" w14:textId="77777777" w:rsidR="009B5689" w:rsidRDefault="00000000">
            <w:pPr>
              <w:spacing w:line="240" w:lineRule="auto"/>
              <w:rPr>
                <w:rFonts w:ascii="Calibri" w:eastAsia="Calibri" w:hAnsi="Calibri" w:cs="Calibri"/>
              </w:rPr>
            </w:pPr>
            <w:r>
              <w:rPr>
                <w:rFonts w:ascii="Calibri" w:eastAsia="Calibri" w:hAnsi="Calibri" w:cs="Calibri"/>
              </w:rPr>
              <w:t xml:space="preserve"> </w:t>
            </w:r>
          </w:p>
          <w:p w14:paraId="436CCAB8" w14:textId="77777777" w:rsidR="009B5689" w:rsidRDefault="00000000">
            <w:pPr>
              <w:spacing w:line="240" w:lineRule="auto"/>
              <w:rPr>
                <w:rFonts w:ascii="Calibri" w:eastAsia="Calibri" w:hAnsi="Calibri" w:cs="Calibri"/>
              </w:rPr>
            </w:pPr>
            <w:r>
              <w:rPr>
                <w:rFonts w:ascii="Calibri" w:eastAsia="Calibri" w:hAnsi="Calibri" w:cs="Calibri"/>
              </w:rPr>
              <w:t xml:space="preserve">0 points: Player triggers help dialog more than four times </w:t>
            </w:r>
          </w:p>
        </w:tc>
      </w:tr>
      <w:tr w:rsidR="009B5689" w14:paraId="0949E4BB" w14:textId="77777777">
        <w:trPr>
          <w:trHeight w:val="720"/>
        </w:trPr>
        <w:tc>
          <w:tcPr>
            <w:tcW w:w="765" w:type="dxa"/>
            <w:shd w:val="clear" w:color="auto" w:fill="D9D2E9"/>
          </w:tcPr>
          <w:p w14:paraId="70009D08" w14:textId="77777777" w:rsidR="009B5689" w:rsidRDefault="00000000">
            <w:pPr>
              <w:spacing w:line="240" w:lineRule="auto"/>
              <w:rPr>
                <w:rFonts w:ascii="Calibri" w:eastAsia="Calibri" w:hAnsi="Calibri" w:cs="Calibri"/>
              </w:rPr>
            </w:pPr>
            <w:r>
              <w:rPr>
                <w:rFonts w:ascii="Calibri" w:eastAsia="Calibri" w:hAnsi="Calibri" w:cs="Calibri"/>
              </w:rPr>
              <w:lastRenderedPageBreak/>
              <w:t>U2.C4</w:t>
            </w:r>
          </w:p>
        </w:tc>
        <w:tc>
          <w:tcPr>
            <w:tcW w:w="780" w:type="dxa"/>
            <w:shd w:val="clear" w:color="auto" w:fill="D9D2E9"/>
          </w:tcPr>
          <w:p w14:paraId="6295319E" w14:textId="77777777" w:rsidR="009B5689" w:rsidRDefault="00000000">
            <w:pPr>
              <w:spacing w:line="240" w:lineRule="auto"/>
              <w:rPr>
                <w:rFonts w:ascii="Calibri" w:eastAsia="Calibri" w:hAnsi="Calibri" w:cs="Calibri"/>
              </w:rPr>
            </w:pPr>
            <w:bookmarkStart w:id="153" w:name="wema8t59vnw5" w:colFirst="0" w:colLast="0"/>
            <w:bookmarkEnd w:id="153"/>
            <w:r>
              <w:rPr>
                <w:rFonts w:ascii="Calibri" w:eastAsia="Calibri" w:hAnsi="Calibri" w:cs="Calibri"/>
              </w:rPr>
              <w:t>2.5</w:t>
            </w:r>
          </w:p>
        </w:tc>
        <w:tc>
          <w:tcPr>
            <w:tcW w:w="1515" w:type="dxa"/>
          </w:tcPr>
          <w:p w14:paraId="109D6207" w14:textId="77777777" w:rsidR="009B5689" w:rsidRDefault="00000000">
            <w:pPr>
              <w:spacing w:line="240" w:lineRule="auto"/>
              <w:rPr>
                <w:rFonts w:ascii="Calibri" w:eastAsia="Calibri" w:hAnsi="Calibri" w:cs="Calibri"/>
              </w:rPr>
            </w:pPr>
            <w:r>
              <w:rPr>
                <w:rFonts w:ascii="Calibri" w:eastAsia="Calibri" w:hAnsi="Calibri" w:cs="Calibri"/>
              </w:rPr>
              <w:t>Cycling of Water</w:t>
            </w:r>
          </w:p>
        </w:tc>
        <w:tc>
          <w:tcPr>
            <w:tcW w:w="1245" w:type="dxa"/>
          </w:tcPr>
          <w:p w14:paraId="00C6620A" w14:textId="77777777" w:rsidR="009B5689" w:rsidRDefault="00000000">
            <w:pPr>
              <w:spacing w:line="240" w:lineRule="auto"/>
              <w:rPr>
                <w:rFonts w:ascii="Calibri" w:eastAsia="Calibri" w:hAnsi="Calibri" w:cs="Calibri"/>
              </w:rPr>
            </w:pPr>
            <w:r>
              <w:rPr>
                <w:rFonts w:ascii="Calibri" w:eastAsia="Calibri" w:hAnsi="Calibri" w:cs="Calibri"/>
              </w:rPr>
              <w:t>Watershed Size/ Flow Rate Glyph Activity</w:t>
            </w:r>
          </w:p>
        </w:tc>
        <w:tc>
          <w:tcPr>
            <w:tcW w:w="1200" w:type="dxa"/>
          </w:tcPr>
          <w:p w14:paraId="55ABD5A6" w14:textId="77777777" w:rsidR="009B5689" w:rsidRDefault="00000000">
            <w:pPr>
              <w:spacing w:line="240" w:lineRule="auto"/>
              <w:rPr>
                <w:rFonts w:ascii="Calibri" w:eastAsia="Calibri" w:hAnsi="Calibri" w:cs="Calibri"/>
              </w:rPr>
            </w:pPr>
            <w:r>
              <w:rPr>
                <w:rFonts w:ascii="Calibri" w:eastAsia="Calibri" w:hAnsi="Calibri" w:cs="Calibri"/>
              </w:rPr>
              <w:t>X</w:t>
            </w:r>
          </w:p>
          <w:p w14:paraId="3C302E1A" w14:textId="77777777" w:rsidR="009B5689" w:rsidRDefault="00000000">
            <w:pPr>
              <w:spacing w:line="240" w:lineRule="auto"/>
              <w:rPr>
                <w:rFonts w:ascii="Calibri" w:eastAsia="Calibri" w:hAnsi="Calibri" w:cs="Calibri"/>
              </w:rPr>
            </w:pPr>
            <w:r>
              <w:rPr>
                <w:rFonts w:ascii="Calibri" w:eastAsia="Calibri" w:hAnsi="Calibri" w:cs="Calibri"/>
              </w:rPr>
              <w:t>On-track:</w:t>
            </w:r>
          </w:p>
          <w:p w14:paraId="1F6576DC" w14:textId="77777777" w:rsidR="009B5689" w:rsidRDefault="00000000">
            <w:pPr>
              <w:spacing w:line="240" w:lineRule="auto"/>
              <w:rPr>
                <w:rFonts w:ascii="Calibri" w:eastAsia="Calibri" w:hAnsi="Calibri" w:cs="Calibri"/>
              </w:rPr>
            </w:pPr>
            <w:r>
              <w:rPr>
                <w:rFonts w:ascii="Calibri" w:eastAsia="Calibri" w:hAnsi="Calibri" w:cs="Calibri"/>
              </w:rPr>
              <w:t>(1-2 pts.)</w:t>
            </w:r>
          </w:p>
          <w:p w14:paraId="128DA07B" w14:textId="77777777" w:rsidR="009B5689" w:rsidRDefault="00000000">
            <w:pPr>
              <w:spacing w:line="240" w:lineRule="auto"/>
              <w:rPr>
                <w:rFonts w:ascii="Calibri" w:eastAsia="Calibri" w:hAnsi="Calibri" w:cs="Calibri"/>
              </w:rPr>
            </w:pPr>
            <w:r>
              <w:rPr>
                <w:rFonts w:ascii="Calibri" w:eastAsia="Calibri" w:hAnsi="Calibri" w:cs="Calibri"/>
              </w:rPr>
              <w:t>Concern:</w:t>
            </w:r>
          </w:p>
          <w:p w14:paraId="5E5237E5" w14:textId="77777777" w:rsidR="009B5689" w:rsidRDefault="00000000">
            <w:pPr>
              <w:spacing w:line="240" w:lineRule="auto"/>
              <w:rPr>
                <w:rFonts w:ascii="Calibri" w:eastAsia="Calibri" w:hAnsi="Calibri" w:cs="Calibri"/>
              </w:rPr>
            </w:pPr>
            <w:r>
              <w:rPr>
                <w:rFonts w:ascii="Calibri" w:eastAsia="Calibri" w:hAnsi="Calibri" w:cs="Calibri"/>
              </w:rPr>
              <w:t>(0 pts.)</w:t>
            </w:r>
          </w:p>
        </w:tc>
        <w:tc>
          <w:tcPr>
            <w:tcW w:w="1845" w:type="dxa"/>
          </w:tcPr>
          <w:p w14:paraId="13372249"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correct answer within 3 attempts</w:t>
            </w:r>
          </w:p>
          <w:p w14:paraId="452B190B"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4-5 attempts</w:t>
            </w:r>
          </w:p>
          <w:p w14:paraId="216CA2A0"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more than 5 attempts</w:t>
            </w:r>
          </w:p>
        </w:tc>
        <w:tc>
          <w:tcPr>
            <w:tcW w:w="2655" w:type="dxa"/>
          </w:tcPr>
          <w:p w14:paraId="5FA78F9E" w14:textId="77777777" w:rsidR="009B5689" w:rsidRDefault="00000000">
            <w:pPr>
              <w:spacing w:line="240" w:lineRule="auto"/>
              <w:rPr>
                <w:ins w:id="154" w:author="Wenyi Lu" w:date="2025-07-25T19:31:00Z"/>
                <w:rFonts w:ascii="Calibri" w:eastAsia="Calibri" w:hAnsi="Calibri" w:cs="Calibri"/>
              </w:rPr>
            </w:pPr>
            <w:r>
              <w:rPr>
                <w:rFonts w:ascii="Calibri" w:eastAsia="Calibri" w:hAnsi="Calibri" w:cs="Calibri"/>
              </w:rPr>
              <w:t>Count of submissions before obtaining win state</w:t>
            </w:r>
          </w:p>
          <w:p w14:paraId="3A3D82C8" w14:textId="77777777" w:rsidR="009B5689" w:rsidRDefault="009B5689">
            <w:pPr>
              <w:spacing w:line="240" w:lineRule="auto"/>
              <w:rPr>
                <w:ins w:id="155" w:author="Wenyi Lu" w:date="2025-07-25T19:31:00Z"/>
                <w:rFonts w:ascii="Calibri" w:eastAsia="Calibri" w:hAnsi="Calibri" w:cs="Calibri"/>
              </w:rPr>
            </w:pPr>
          </w:p>
          <w:p w14:paraId="64CEF916" w14:textId="77777777" w:rsidR="009B5689" w:rsidRDefault="00000000">
            <w:pPr>
              <w:spacing w:line="240" w:lineRule="auto"/>
              <w:rPr>
                <w:ins w:id="156" w:author="Wenyi Lu" w:date="2025-07-25T19:31:00Z"/>
                <w:rFonts w:ascii="Calibri" w:eastAsia="Calibri" w:hAnsi="Calibri" w:cs="Calibri"/>
              </w:rPr>
            </w:pPr>
            <w:ins w:id="157" w:author="Wenyi Lu" w:date="2025-07-25T19:31:00Z">
              <w:r>
                <w:rPr>
                  <w:rFonts w:ascii="Calibri" w:eastAsia="Calibri" w:hAnsi="Calibri" w:cs="Calibri"/>
                </w:rPr>
                <w:t>Dialogue tag:</w:t>
              </w:r>
            </w:ins>
          </w:p>
          <w:p w14:paraId="7336B74D" w14:textId="77777777" w:rsidR="009B5689" w:rsidRDefault="009B5689">
            <w:pPr>
              <w:spacing w:line="240" w:lineRule="auto"/>
              <w:rPr>
                <w:ins w:id="158" w:author="Wenyi Lu" w:date="2025-07-25T19:31:00Z"/>
                <w:rFonts w:ascii="Calibri" w:eastAsia="Calibri" w:hAnsi="Calibri" w:cs="Calibri"/>
              </w:rPr>
            </w:pPr>
          </w:p>
          <w:p w14:paraId="1522FDE9" w14:textId="77777777" w:rsidR="009B5689" w:rsidRDefault="00000000">
            <w:pPr>
              <w:spacing w:line="240" w:lineRule="auto"/>
              <w:rPr>
                <w:ins w:id="159" w:author="Wenyi Lu" w:date="2025-07-25T19:31:00Z"/>
                <w:rFonts w:ascii="Calibri" w:eastAsia="Calibri" w:hAnsi="Calibri" w:cs="Calibri"/>
              </w:rPr>
            </w:pPr>
            <w:ins w:id="160" w:author="Wenyi Lu" w:date="2025-07-25T19:31:00Z">
              <w:r>
                <w:rPr>
                  <w:rFonts w:ascii="Calibri" w:eastAsia="Calibri" w:hAnsi="Calibri" w:cs="Calibri"/>
                </w:rPr>
                <w:t xml:space="preserve">2 points: Feedback dialogue </w:t>
              </w:r>
            </w:ins>
          </w:p>
          <w:p w14:paraId="7A738DB6" w14:textId="77777777" w:rsidR="009B5689" w:rsidRDefault="00000000">
            <w:pPr>
              <w:spacing w:line="240" w:lineRule="auto"/>
              <w:rPr>
                <w:ins w:id="161" w:author="Wenyi Lu" w:date="2025-07-25T19:31:00Z"/>
                <w:rFonts w:ascii="Calibri" w:eastAsia="Calibri" w:hAnsi="Calibri" w:cs="Calibri"/>
              </w:rPr>
            </w:pPr>
            <w:ins w:id="162" w:author="Wenyi Lu" w:date="2025-07-25T19:31:00Z">
              <w:r>
                <w:rPr>
                  <w:rFonts w:ascii="Calibri" w:eastAsia="Calibri" w:hAnsi="Calibri" w:cs="Calibri"/>
                </w:rPr>
                <w:t>74-21 or before 74-21 happens, one or two other feedback dialogues happen (74-4, 74-5, 74-6)</w:t>
              </w:r>
            </w:ins>
          </w:p>
          <w:p w14:paraId="3E10768E" w14:textId="77777777" w:rsidR="009B5689" w:rsidRDefault="009B5689">
            <w:pPr>
              <w:spacing w:line="240" w:lineRule="auto"/>
              <w:rPr>
                <w:ins w:id="163" w:author="Wenyi Lu" w:date="2025-07-25T19:31:00Z"/>
                <w:rFonts w:ascii="Calibri" w:eastAsia="Calibri" w:hAnsi="Calibri" w:cs="Calibri"/>
              </w:rPr>
            </w:pPr>
          </w:p>
          <w:p w14:paraId="18A0EDBF" w14:textId="77777777" w:rsidR="009B5689" w:rsidRDefault="00000000">
            <w:pPr>
              <w:spacing w:line="240" w:lineRule="auto"/>
              <w:rPr>
                <w:ins w:id="164" w:author="Wenyi Lu" w:date="2025-07-25T19:31:00Z"/>
                <w:rFonts w:ascii="Calibri" w:eastAsia="Calibri" w:hAnsi="Calibri" w:cs="Calibri"/>
              </w:rPr>
            </w:pPr>
            <w:ins w:id="165" w:author="Wenyi Lu" w:date="2025-07-25T19:31:00Z">
              <w:r>
                <w:rPr>
                  <w:rFonts w:ascii="Calibri" w:eastAsia="Calibri" w:hAnsi="Calibri" w:cs="Calibri"/>
                </w:rPr>
                <w:t>1 point: Feedback dialogue 74-21 happens, three or four feedback dialogues happen (74-9, 74-10, 74-15)</w:t>
              </w:r>
            </w:ins>
          </w:p>
          <w:p w14:paraId="70CD68CA" w14:textId="77777777" w:rsidR="009B5689" w:rsidRDefault="009B5689">
            <w:pPr>
              <w:spacing w:line="240" w:lineRule="auto"/>
              <w:rPr>
                <w:ins w:id="166" w:author="Wenyi Lu" w:date="2025-07-25T19:31:00Z"/>
                <w:rFonts w:ascii="Calibri" w:eastAsia="Calibri" w:hAnsi="Calibri" w:cs="Calibri"/>
              </w:rPr>
            </w:pPr>
          </w:p>
          <w:p w14:paraId="1339F443" w14:textId="77777777" w:rsidR="009B5689" w:rsidRDefault="00000000">
            <w:pPr>
              <w:spacing w:line="240" w:lineRule="auto"/>
              <w:rPr>
                <w:ins w:id="167" w:author="Wenyi Lu" w:date="2025-07-25T19:31:00Z"/>
                <w:rFonts w:ascii="Calibri" w:eastAsia="Calibri" w:hAnsi="Calibri" w:cs="Calibri"/>
              </w:rPr>
            </w:pPr>
            <w:ins w:id="168" w:author="Wenyi Lu" w:date="2025-07-25T19:31:00Z">
              <w:r>
                <w:rPr>
                  <w:rFonts w:ascii="Calibri" w:eastAsia="Calibri" w:hAnsi="Calibri" w:cs="Calibri"/>
                </w:rPr>
                <w:t>0 point: Other situations happen.</w:t>
              </w:r>
            </w:ins>
          </w:p>
          <w:p w14:paraId="315C70F4" w14:textId="77777777" w:rsidR="009B5689" w:rsidRDefault="009B5689">
            <w:pPr>
              <w:spacing w:line="240" w:lineRule="auto"/>
              <w:rPr>
                <w:rFonts w:ascii="Calibri" w:eastAsia="Calibri" w:hAnsi="Calibri" w:cs="Calibri"/>
              </w:rPr>
            </w:pPr>
          </w:p>
        </w:tc>
        <w:tc>
          <w:tcPr>
            <w:tcW w:w="5130" w:type="dxa"/>
          </w:tcPr>
          <w:p w14:paraId="42660679"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answers within 3 trials.</w:t>
            </w:r>
          </w:p>
          <w:p w14:paraId="5F1334E2" w14:textId="77777777" w:rsidR="009B5689" w:rsidRDefault="009B5689">
            <w:pPr>
              <w:spacing w:line="240" w:lineRule="auto"/>
              <w:rPr>
                <w:rFonts w:ascii="Calibri" w:eastAsia="Calibri" w:hAnsi="Calibri" w:cs="Calibri"/>
              </w:rPr>
            </w:pPr>
          </w:p>
          <w:p w14:paraId="7EE0B5A3" w14:textId="77777777" w:rsidR="009B5689" w:rsidRDefault="00000000">
            <w:pPr>
              <w:spacing w:line="240" w:lineRule="auto"/>
              <w:rPr>
                <w:rFonts w:ascii="Calibri" w:eastAsia="Calibri" w:hAnsi="Calibri" w:cs="Calibri"/>
              </w:rPr>
            </w:pPr>
            <w:r>
              <w:rPr>
                <w:rFonts w:ascii="Calibri" w:eastAsia="Calibri" w:hAnsi="Calibri" w:cs="Calibri"/>
              </w:rPr>
              <w:t>1 point for 4 or 5 attempts before submitting the correct answer.</w:t>
            </w:r>
          </w:p>
          <w:p w14:paraId="0DA531DE" w14:textId="77777777" w:rsidR="009B5689" w:rsidRDefault="009B5689">
            <w:pPr>
              <w:spacing w:line="240" w:lineRule="auto"/>
              <w:rPr>
                <w:rFonts w:ascii="Calibri" w:eastAsia="Calibri" w:hAnsi="Calibri" w:cs="Calibri"/>
              </w:rPr>
            </w:pPr>
          </w:p>
          <w:p w14:paraId="1576CAAC"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tc>
      </w:tr>
      <w:tr w:rsidR="009B5689" w14:paraId="1B250A67" w14:textId="77777777">
        <w:trPr>
          <w:trHeight w:val="720"/>
        </w:trPr>
        <w:tc>
          <w:tcPr>
            <w:tcW w:w="765" w:type="dxa"/>
            <w:shd w:val="clear" w:color="auto" w:fill="D9D2E9"/>
          </w:tcPr>
          <w:p w14:paraId="72D88EE8" w14:textId="77777777" w:rsidR="009B5689" w:rsidRDefault="00000000">
            <w:pPr>
              <w:spacing w:line="240" w:lineRule="auto"/>
              <w:rPr>
                <w:rFonts w:ascii="Calibri" w:eastAsia="Calibri" w:hAnsi="Calibri" w:cs="Calibri"/>
              </w:rPr>
            </w:pPr>
            <w:r>
              <w:rPr>
                <w:rFonts w:ascii="Calibri" w:eastAsia="Calibri" w:hAnsi="Calibri" w:cs="Calibri"/>
              </w:rPr>
              <w:lastRenderedPageBreak/>
              <w:t>U2.C5</w:t>
            </w:r>
          </w:p>
        </w:tc>
        <w:tc>
          <w:tcPr>
            <w:tcW w:w="780" w:type="dxa"/>
            <w:shd w:val="clear" w:color="auto" w:fill="D9D2E9"/>
          </w:tcPr>
          <w:p w14:paraId="78EF443A" w14:textId="77777777" w:rsidR="009B5689" w:rsidRDefault="00000000">
            <w:pPr>
              <w:spacing w:line="240" w:lineRule="auto"/>
              <w:rPr>
                <w:rFonts w:ascii="Calibri" w:eastAsia="Calibri" w:hAnsi="Calibri" w:cs="Calibri"/>
              </w:rPr>
            </w:pPr>
            <w:bookmarkStart w:id="169" w:name="xs88guvzoyh8" w:colFirst="0" w:colLast="0"/>
            <w:bookmarkEnd w:id="169"/>
            <w:r>
              <w:rPr>
                <w:rFonts w:ascii="Calibri" w:eastAsia="Calibri" w:hAnsi="Calibri" w:cs="Calibri"/>
              </w:rPr>
              <w:t>2.6</w:t>
            </w:r>
          </w:p>
        </w:tc>
        <w:tc>
          <w:tcPr>
            <w:tcW w:w="1515" w:type="dxa"/>
          </w:tcPr>
          <w:p w14:paraId="0E195F48" w14:textId="77777777" w:rsidR="009B5689" w:rsidRDefault="00000000">
            <w:pPr>
              <w:spacing w:line="240" w:lineRule="auto"/>
              <w:rPr>
                <w:rFonts w:ascii="Calibri" w:eastAsia="Calibri" w:hAnsi="Calibri" w:cs="Calibri"/>
              </w:rPr>
            </w:pPr>
            <w:r>
              <w:rPr>
                <w:rFonts w:ascii="Calibri" w:eastAsia="Calibri" w:hAnsi="Calibri" w:cs="Calibri"/>
              </w:rPr>
              <w:t>Argumentation</w:t>
            </w:r>
          </w:p>
        </w:tc>
        <w:tc>
          <w:tcPr>
            <w:tcW w:w="1245" w:type="dxa"/>
          </w:tcPr>
          <w:p w14:paraId="7E690A85" w14:textId="77777777" w:rsidR="009B5689" w:rsidRDefault="00000000">
            <w:pPr>
              <w:spacing w:line="240" w:lineRule="auto"/>
              <w:rPr>
                <w:rFonts w:ascii="Calibri" w:eastAsia="Calibri" w:hAnsi="Calibri" w:cs="Calibri"/>
              </w:rPr>
            </w:pPr>
            <w:r>
              <w:rPr>
                <w:rFonts w:ascii="Calibri" w:eastAsia="Calibri" w:hAnsi="Calibri" w:cs="Calibri"/>
              </w:rPr>
              <w:t xml:space="preserve">Classify Argument Components </w:t>
            </w:r>
          </w:p>
        </w:tc>
        <w:tc>
          <w:tcPr>
            <w:tcW w:w="1200" w:type="dxa"/>
          </w:tcPr>
          <w:p w14:paraId="1EC58774" w14:textId="77777777" w:rsidR="009B5689" w:rsidRDefault="00000000">
            <w:pPr>
              <w:spacing w:line="240" w:lineRule="auto"/>
              <w:rPr>
                <w:rFonts w:ascii="Calibri" w:eastAsia="Calibri" w:hAnsi="Calibri" w:cs="Calibri"/>
              </w:rPr>
            </w:pPr>
            <w:r>
              <w:rPr>
                <w:rFonts w:ascii="Calibri" w:eastAsia="Calibri" w:hAnsi="Calibri" w:cs="Calibri"/>
              </w:rPr>
              <w:t>X</w:t>
            </w:r>
          </w:p>
          <w:p w14:paraId="1AEA3FCA" w14:textId="77777777" w:rsidR="009B5689" w:rsidRDefault="00000000">
            <w:pPr>
              <w:spacing w:line="240" w:lineRule="auto"/>
              <w:rPr>
                <w:rFonts w:ascii="Calibri" w:eastAsia="Calibri" w:hAnsi="Calibri" w:cs="Calibri"/>
              </w:rPr>
            </w:pPr>
            <w:r>
              <w:rPr>
                <w:rFonts w:ascii="Calibri" w:eastAsia="Calibri" w:hAnsi="Calibri" w:cs="Calibri"/>
              </w:rPr>
              <w:t>On-track:</w:t>
            </w:r>
          </w:p>
          <w:p w14:paraId="279DE946" w14:textId="77777777" w:rsidR="009B5689" w:rsidRDefault="00000000">
            <w:pPr>
              <w:spacing w:line="240" w:lineRule="auto"/>
              <w:rPr>
                <w:rFonts w:ascii="Calibri" w:eastAsia="Calibri" w:hAnsi="Calibri" w:cs="Calibri"/>
              </w:rPr>
            </w:pPr>
            <w:r>
              <w:rPr>
                <w:rFonts w:ascii="Calibri" w:eastAsia="Calibri" w:hAnsi="Calibri" w:cs="Calibri"/>
              </w:rPr>
              <w:t>(4-6 pts.)</w:t>
            </w:r>
          </w:p>
          <w:p w14:paraId="700AE171" w14:textId="77777777" w:rsidR="009B5689" w:rsidRDefault="00000000">
            <w:pPr>
              <w:spacing w:line="240" w:lineRule="auto"/>
              <w:rPr>
                <w:rFonts w:ascii="Calibri" w:eastAsia="Calibri" w:hAnsi="Calibri" w:cs="Calibri"/>
              </w:rPr>
            </w:pPr>
            <w:r>
              <w:rPr>
                <w:rFonts w:ascii="Calibri" w:eastAsia="Calibri" w:hAnsi="Calibri" w:cs="Calibri"/>
              </w:rPr>
              <w:t>Concern:</w:t>
            </w:r>
          </w:p>
          <w:p w14:paraId="6C77A309" w14:textId="77777777" w:rsidR="009B5689" w:rsidRDefault="00000000">
            <w:pPr>
              <w:spacing w:line="240" w:lineRule="auto"/>
              <w:rPr>
                <w:rFonts w:ascii="Calibri" w:eastAsia="Calibri" w:hAnsi="Calibri" w:cs="Calibri"/>
              </w:rPr>
            </w:pPr>
            <w:r>
              <w:rPr>
                <w:rFonts w:ascii="Calibri" w:eastAsia="Calibri" w:hAnsi="Calibri" w:cs="Calibri"/>
              </w:rPr>
              <w:t>(less than 4 pts.)</w:t>
            </w:r>
          </w:p>
        </w:tc>
        <w:tc>
          <w:tcPr>
            <w:tcW w:w="1845" w:type="dxa"/>
          </w:tcPr>
          <w:p w14:paraId="44B67B31" w14:textId="77777777" w:rsidR="009B5689" w:rsidRDefault="00000000">
            <w:pPr>
              <w:spacing w:line="240" w:lineRule="auto"/>
              <w:rPr>
                <w:rFonts w:ascii="Calibri" w:eastAsia="Calibri" w:hAnsi="Calibri" w:cs="Calibri"/>
              </w:rPr>
            </w:pPr>
            <w:r>
              <w:rPr>
                <w:rFonts w:ascii="Calibri" w:eastAsia="Calibri" w:hAnsi="Calibri" w:cs="Calibri"/>
                <w:b/>
                <w:bCs/>
              </w:rPr>
              <w:t>1 Point</w:t>
            </w:r>
            <w:r>
              <w:rPr>
                <w:rFonts w:ascii="Calibri" w:eastAsia="Calibri" w:hAnsi="Calibri" w:cs="Calibri"/>
              </w:rPr>
              <w:t xml:space="preserve"> for each correct placement</w:t>
            </w:r>
          </w:p>
          <w:p w14:paraId="27A0E86F" w14:textId="77777777" w:rsidR="009B5689" w:rsidRDefault="00000000">
            <w:pPr>
              <w:spacing w:line="240" w:lineRule="auto"/>
              <w:rPr>
                <w:rFonts w:ascii="Calibri" w:eastAsia="Calibri" w:hAnsi="Calibri" w:cs="Calibri"/>
              </w:rPr>
            </w:pPr>
            <w:r>
              <w:rPr>
                <w:rFonts w:ascii="Calibri" w:eastAsia="Calibri" w:hAnsi="Calibri" w:cs="Calibri"/>
                <w:b/>
                <w:bCs/>
                <w:u w:val="single"/>
              </w:rPr>
              <w:t>-1/3 Points</w:t>
            </w:r>
            <w:r>
              <w:rPr>
                <w:rFonts w:ascii="Calibri" w:eastAsia="Calibri" w:hAnsi="Calibri" w:cs="Calibri"/>
              </w:rPr>
              <w:t xml:space="preserve"> for each incorrect throw </w:t>
            </w:r>
          </w:p>
        </w:tc>
        <w:tc>
          <w:tcPr>
            <w:tcW w:w="2655" w:type="dxa"/>
          </w:tcPr>
          <w:p w14:paraId="6301B7CC" w14:textId="77777777" w:rsidR="009B5689" w:rsidRDefault="00000000">
            <w:pPr>
              <w:spacing w:line="240" w:lineRule="auto"/>
              <w:rPr>
                <w:ins w:id="170" w:author="Wenyi Lu" w:date="2025-07-25T20:13:00Z"/>
                <w:rFonts w:ascii="Calibri" w:eastAsia="Calibri" w:hAnsi="Calibri" w:cs="Calibri"/>
              </w:rPr>
            </w:pPr>
            <w:r>
              <w:rPr>
                <w:rFonts w:ascii="Calibri" w:eastAsia="Calibri" w:hAnsi="Calibri" w:cs="Calibri"/>
              </w:rPr>
              <w:t>Check classifier system related events</w:t>
            </w:r>
          </w:p>
          <w:p w14:paraId="53F50644" w14:textId="77777777" w:rsidR="009B5689" w:rsidRDefault="009B5689">
            <w:pPr>
              <w:spacing w:line="240" w:lineRule="auto"/>
              <w:rPr>
                <w:ins w:id="171" w:author="Wenyi Lu" w:date="2025-07-25T20:13:00Z"/>
                <w:rFonts w:ascii="Calibri" w:eastAsia="Calibri" w:hAnsi="Calibri" w:cs="Calibri"/>
              </w:rPr>
            </w:pPr>
          </w:p>
          <w:p w14:paraId="79FE53E3" w14:textId="77777777" w:rsidR="009B5689" w:rsidRDefault="00000000">
            <w:pPr>
              <w:spacing w:line="240" w:lineRule="auto"/>
              <w:rPr>
                <w:ins w:id="172" w:author="Wenyi Lu" w:date="2025-07-25T20:13:00Z"/>
                <w:rFonts w:ascii="Calibri" w:eastAsia="Calibri" w:hAnsi="Calibri" w:cs="Calibri"/>
              </w:rPr>
            </w:pPr>
            <w:ins w:id="173" w:author="Wenyi Lu" w:date="2025-07-25T20:13:00Z">
              <w:r>
                <w:rPr>
                  <w:rFonts w:ascii="Calibri" w:eastAsia="Calibri" w:hAnsi="Calibri" w:cs="Calibri"/>
                </w:rPr>
                <w:t xml:space="preserve">1 Point: Each time when the following dialogues happen: </w:t>
              </w:r>
            </w:ins>
          </w:p>
          <w:p w14:paraId="2CE52EF7" w14:textId="77777777" w:rsidR="009B5689" w:rsidRDefault="00000000">
            <w:pPr>
              <w:spacing w:line="240" w:lineRule="auto"/>
              <w:rPr>
                <w:ins w:id="174" w:author="Wenyi Lu" w:date="2025-07-25T20:13:00Z"/>
                <w:rFonts w:ascii="Calibri" w:eastAsia="Calibri" w:hAnsi="Calibri" w:cs="Calibri"/>
              </w:rPr>
            </w:pPr>
            <w:ins w:id="175" w:author="Wenyi Lu" w:date="2025-07-25T20:13:00Z">
              <w:r>
                <w:rPr>
                  <w:rFonts w:ascii="Calibri" w:eastAsia="Calibri" w:hAnsi="Calibri" w:cs="Calibri"/>
                </w:rPr>
                <w:t>26-140, 142, 143, 146, 147, 148, 165-170, 172-186.</w:t>
              </w:r>
            </w:ins>
          </w:p>
          <w:p w14:paraId="6F478B2D" w14:textId="77777777" w:rsidR="009B5689" w:rsidRDefault="009B5689">
            <w:pPr>
              <w:spacing w:line="240" w:lineRule="auto"/>
              <w:rPr>
                <w:ins w:id="176" w:author="Wenyi Lu" w:date="2025-07-25T20:13:00Z"/>
                <w:rFonts w:ascii="Calibri" w:eastAsia="Calibri" w:hAnsi="Calibri" w:cs="Calibri"/>
              </w:rPr>
            </w:pPr>
          </w:p>
          <w:p w14:paraId="26B32833" w14:textId="77777777" w:rsidR="009B5689" w:rsidRDefault="00000000">
            <w:pPr>
              <w:spacing w:line="240" w:lineRule="auto"/>
              <w:rPr>
                <w:ins w:id="177" w:author="Wenyi Lu" w:date="2025-07-25T20:13:00Z"/>
                <w:rFonts w:ascii="Calibri" w:eastAsia="Calibri" w:hAnsi="Calibri" w:cs="Calibri"/>
              </w:rPr>
            </w:pPr>
            <w:ins w:id="178" w:author="Wenyi Lu" w:date="2025-07-25T20:13:00Z">
              <w:r>
                <w:rPr>
                  <w:rFonts w:ascii="Calibri" w:eastAsia="Calibri" w:hAnsi="Calibri" w:cs="Calibri"/>
                </w:rPr>
                <w:t>-⅓ Point: Each time when the following dialogues happen: 26-137, 144, 145, 187-189, 191-211.</w:t>
              </w:r>
            </w:ins>
          </w:p>
          <w:p w14:paraId="4219E0E7" w14:textId="77777777" w:rsidR="009B5689" w:rsidRPr="009B5689" w:rsidRDefault="009B5689">
            <w:pPr>
              <w:spacing w:line="240" w:lineRule="auto"/>
              <w:rPr>
                <w:rFonts w:ascii="Calibri" w:eastAsia="Calibri" w:hAnsi="Calibri" w:cs="Calibri"/>
                <w:rPrChange w:id="179" w:author="Wenyi Lu" w:date="2025-07-25T20:13:00Z">
                  <w:rPr>
                    <w:rFonts w:ascii="Calibri" w:eastAsia="Calibri" w:hAnsi="Calibri" w:cs="Calibri"/>
                    <w:color w:val="FF0000"/>
                  </w:rPr>
                </w:rPrChange>
              </w:rPr>
            </w:pPr>
          </w:p>
        </w:tc>
        <w:tc>
          <w:tcPr>
            <w:tcW w:w="5130" w:type="dxa"/>
          </w:tcPr>
          <w:p w14:paraId="75D5D67B" w14:textId="77777777" w:rsidR="009B5689" w:rsidRDefault="00000000">
            <w:pPr>
              <w:spacing w:line="240" w:lineRule="auto"/>
              <w:rPr>
                <w:rFonts w:ascii="Calibri" w:eastAsia="Calibri" w:hAnsi="Calibri" w:cs="Calibri"/>
              </w:rPr>
            </w:pPr>
            <w:del w:id="180" w:author="Wenyi Lu" w:date="2026-08-06T19:16:00Z">
              <w:r>
                <w:rPr>
                  <w:rFonts w:ascii="Calibri" w:eastAsia="Calibri" w:hAnsi="Calibri" w:cs="Calibri"/>
                </w:rPr>
                <w:delText>final score = correct placement count / (total placements) * 1 + incorrect placement count / (total placements) * (-0.33)</w:delText>
              </w:r>
            </w:del>
          </w:p>
          <w:p w14:paraId="27922159" w14:textId="77777777" w:rsidR="009B5689" w:rsidRDefault="009B5689">
            <w:pPr>
              <w:spacing w:line="240" w:lineRule="auto"/>
              <w:rPr>
                <w:ins w:id="181" w:author="Wenyi Lu" w:date="2026-08-06T19:16:00Z"/>
                <w:rFonts w:ascii="Calibri" w:eastAsia="Calibri" w:hAnsi="Calibri" w:cs="Calibri"/>
              </w:rPr>
            </w:pPr>
          </w:p>
          <w:p w14:paraId="2C162621" w14:textId="77777777" w:rsidR="009B5689" w:rsidRDefault="00000000">
            <w:pPr>
              <w:spacing w:line="240" w:lineRule="auto"/>
              <w:rPr>
                <w:ins w:id="182" w:author="Wenyi Lu" w:date="2026-08-06T19:16:00Z"/>
                <w:rFonts w:ascii="Calibri" w:eastAsia="Calibri" w:hAnsi="Calibri" w:cs="Calibri"/>
              </w:rPr>
            </w:pPr>
            <w:ins w:id="183" w:author="Wenyi Lu" w:date="2026-08-06T19:16:00Z">
              <w:r>
                <w:rPr>
                  <w:rFonts w:ascii="Calibri" w:eastAsia="Calibri" w:hAnsi="Calibri" w:cs="Calibri"/>
                </w:rPr>
                <w:t>Final score = 1*C - 0.33*I (6 - 0.33*I), where C is the count of making correct classification; I is the count of making wrong classification.</w:t>
              </w:r>
            </w:ins>
          </w:p>
          <w:p w14:paraId="68C18ED0" w14:textId="77777777" w:rsidR="009B5689" w:rsidRDefault="009B5689">
            <w:pPr>
              <w:spacing w:line="240" w:lineRule="auto"/>
              <w:rPr>
                <w:rFonts w:ascii="Calibri" w:eastAsia="Calibri" w:hAnsi="Calibri" w:cs="Calibri"/>
              </w:rPr>
            </w:pPr>
          </w:p>
          <w:p w14:paraId="64909EB2" w14:textId="77777777" w:rsidR="009B5689" w:rsidRDefault="00000000">
            <w:pPr>
              <w:spacing w:line="240" w:lineRule="auto"/>
              <w:rPr>
                <w:rFonts w:ascii="Calibri" w:eastAsia="Calibri" w:hAnsi="Calibri" w:cs="Calibri"/>
              </w:rPr>
            </w:pPr>
            <w:r>
              <w:rPr>
                <w:rFonts w:ascii="Calibri" w:eastAsia="Calibri" w:hAnsi="Calibri" w:cs="Calibri"/>
              </w:rPr>
              <w:t>Need 6 correct for completion</w:t>
            </w:r>
          </w:p>
        </w:tc>
      </w:tr>
      <w:tr w:rsidR="009B5689" w14:paraId="62B08C72" w14:textId="77777777">
        <w:trPr>
          <w:trHeight w:val="720"/>
        </w:trPr>
        <w:tc>
          <w:tcPr>
            <w:tcW w:w="765" w:type="dxa"/>
            <w:shd w:val="clear" w:color="auto" w:fill="D9D2E9"/>
          </w:tcPr>
          <w:p w14:paraId="770CCEEE" w14:textId="77777777" w:rsidR="009B5689" w:rsidRDefault="00000000">
            <w:pPr>
              <w:spacing w:line="240" w:lineRule="auto"/>
              <w:rPr>
                <w:rFonts w:ascii="Calibri" w:eastAsia="Calibri" w:hAnsi="Calibri" w:cs="Calibri"/>
              </w:rPr>
            </w:pPr>
            <w:r>
              <w:rPr>
                <w:rFonts w:ascii="Calibri" w:eastAsia="Calibri" w:hAnsi="Calibri" w:cs="Calibri"/>
              </w:rPr>
              <w:t>U2.C6</w:t>
            </w:r>
          </w:p>
        </w:tc>
        <w:tc>
          <w:tcPr>
            <w:tcW w:w="780" w:type="dxa"/>
            <w:shd w:val="clear" w:color="auto" w:fill="D9D2E9"/>
          </w:tcPr>
          <w:p w14:paraId="416B8589" w14:textId="77777777" w:rsidR="009B5689" w:rsidRDefault="00000000">
            <w:pPr>
              <w:spacing w:line="240" w:lineRule="auto"/>
              <w:rPr>
                <w:rFonts w:ascii="Calibri" w:eastAsia="Calibri" w:hAnsi="Calibri" w:cs="Calibri"/>
              </w:rPr>
            </w:pPr>
            <w:bookmarkStart w:id="184" w:name="lzbzcjvpfkqp" w:colFirst="0" w:colLast="0"/>
            <w:bookmarkEnd w:id="184"/>
            <w:r>
              <w:rPr>
                <w:rFonts w:ascii="Calibri" w:eastAsia="Calibri" w:hAnsi="Calibri" w:cs="Calibri"/>
              </w:rPr>
              <w:t>2.7</w:t>
            </w:r>
          </w:p>
        </w:tc>
        <w:tc>
          <w:tcPr>
            <w:tcW w:w="1515" w:type="dxa"/>
          </w:tcPr>
          <w:p w14:paraId="54EEA306" w14:textId="77777777" w:rsidR="009B5689" w:rsidRDefault="00000000">
            <w:pPr>
              <w:spacing w:line="240" w:lineRule="auto"/>
              <w:rPr>
                <w:rFonts w:ascii="Calibri" w:eastAsia="Calibri" w:hAnsi="Calibri" w:cs="Calibri"/>
              </w:rPr>
            </w:pPr>
            <w:r>
              <w:rPr>
                <w:rFonts w:ascii="Calibri" w:eastAsia="Calibri" w:hAnsi="Calibri" w:cs="Calibri"/>
              </w:rPr>
              <w:t>Argumentation</w:t>
            </w:r>
          </w:p>
        </w:tc>
        <w:tc>
          <w:tcPr>
            <w:tcW w:w="1245" w:type="dxa"/>
          </w:tcPr>
          <w:p w14:paraId="61F0F73E" w14:textId="77777777" w:rsidR="009B5689" w:rsidRDefault="00000000">
            <w:pPr>
              <w:spacing w:line="240" w:lineRule="auto"/>
              <w:rPr>
                <w:rFonts w:ascii="Calibri" w:eastAsia="Calibri" w:hAnsi="Calibri" w:cs="Calibri"/>
              </w:rPr>
            </w:pPr>
            <w:r>
              <w:rPr>
                <w:rFonts w:ascii="Calibri" w:eastAsia="Calibri" w:hAnsi="Calibri" w:cs="Calibri"/>
              </w:rPr>
              <w:t>Evidence Selection (asked by Toppo)</w:t>
            </w:r>
          </w:p>
        </w:tc>
        <w:tc>
          <w:tcPr>
            <w:tcW w:w="1200" w:type="dxa"/>
          </w:tcPr>
          <w:p w14:paraId="7449EC19" w14:textId="77777777" w:rsidR="009B5689" w:rsidRDefault="009B5689">
            <w:pPr>
              <w:spacing w:line="240" w:lineRule="auto"/>
              <w:rPr>
                <w:rFonts w:ascii="Calibri" w:eastAsia="Calibri" w:hAnsi="Calibri" w:cs="Calibri"/>
              </w:rPr>
            </w:pPr>
          </w:p>
        </w:tc>
        <w:tc>
          <w:tcPr>
            <w:tcW w:w="1845" w:type="dxa"/>
          </w:tcPr>
          <w:p w14:paraId="52F36E79" w14:textId="77777777" w:rsidR="009B5689" w:rsidRDefault="00000000">
            <w:pPr>
              <w:spacing w:line="240" w:lineRule="auto"/>
              <w:rPr>
                <w:rFonts w:ascii="Calibri" w:eastAsia="Calibri" w:hAnsi="Calibri" w:cs="Calibri"/>
              </w:rPr>
            </w:pPr>
            <w:r>
              <w:rPr>
                <w:rFonts w:ascii="Calibri" w:eastAsia="Calibri" w:hAnsi="Calibri" w:cs="Calibri"/>
                <w:b/>
                <w:bCs/>
              </w:rPr>
              <w:t>1/2 Point</w:t>
            </w:r>
            <w:r>
              <w:rPr>
                <w:rFonts w:ascii="Calibri" w:eastAsia="Calibri" w:hAnsi="Calibri" w:cs="Calibri"/>
              </w:rPr>
              <w:t xml:space="preserve"> for selecting flow rate</w:t>
            </w:r>
          </w:p>
          <w:p w14:paraId="5FE1E74E" w14:textId="77777777" w:rsidR="009B5689" w:rsidRDefault="00000000">
            <w:pPr>
              <w:spacing w:line="240" w:lineRule="auto"/>
              <w:rPr>
                <w:rFonts w:ascii="Calibri" w:eastAsia="Calibri" w:hAnsi="Calibri" w:cs="Calibri"/>
                <w:b/>
                <w:bCs/>
              </w:rPr>
            </w:pPr>
            <w:r>
              <w:rPr>
                <w:rFonts w:ascii="Calibri" w:eastAsia="Calibri" w:hAnsi="Calibri" w:cs="Calibri"/>
                <w:b/>
                <w:bCs/>
                <w:u w:val="single"/>
              </w:rPr>
              <w:t>0 Points</w:t>
            </w:r>
            <w:r>
              <w:rPr>
                <w:rFonts w:ascii="Calibri" w:eastAsia="Calibri" w:hAnsi="Calibri" w:cs="Calibri"/>
              </w:rPr>
              <w:t xml:space="preserve"> for each anything else</w:t>
            </w:r>
          </w:p>
        </w:tc>
        <w:tc>
          <w:tcPr>
            <w:tcW w:w="2655" w:type="dxa"/>
          </w:tcPr>
          <w:p w14:paraId="787382E2" w14:textId="77777777" w:rsidR="009B5689" w:rsidRDefault="00000000">
            <w:pPr>
              <w:spacing w:line="240" w:lineRule="auto"/>
              <w:rPr>
                <w:ins w:id="185" w:author="Wenyi Lu" w:date="2025-07-25T20:25:00Z"/>
                <w:rFonts w:ascii="Calibri" w:eastAsia="Calibri" w:hAnsi="Calibri" w:cs="Calibri"/>
              </w:rPr>
            </w:pPr>
            <w:r>
              <w:rPr>
                <w:rFonts w:ascii="Calibri" w:eastAsia="Calibri" w:hAnsi="Calibri" w:cs="Calibri"/>
              </w:rPr>
              <w:t>Dialog event selection</w:t>
            </w:r>
          </w:p>
          <w:p w14:paraId="0271195B" w14:textId="77777777" w:rsidR="009B5689" w:rsidRDefault="009B5689">
            <w:pPr>
              <w:spacing w:line="240" w:lineRule="auto"/>
              <w:rPr>
                <w:ins w:id="186" w:author="Wenyi Lu" w:date="2025-07-25T20:25:00Z"/>
                <w:rFonts w:ascii="Calibri" w:eastAsia="Calibri" w:hAnsi="Calibri" w:cs="Calibri"/>
              </w:rPr>
            </w:pPr>
          </w:p>
          <w:p w14:paraId="47E67846" w14:textId="77777777" w:rsidR="009B5689" w:rsidRDefault="00000000">
            <w:pPr>
              <w:spacing w:line="240" w:lineRule="auto"/>
              <w:rPr>
                <w:ins w:id="187" w:author="Wenyi Lu" w:date="2025-07-25T20:25:00Z"/>
                <w:rFonts w:ascii="Calibri" w:eastAsia="Calibri" w:hAnsi="Calibri" w:cs="Calibri"/>
              </w:rPr>
            </w:pPr>
            <w:commentRangeStart w:id="188"/>
            <w:commentRangeStart w:id="189"/>
            <w:ins w:id="190" w:author="Wenyi Lu" w:date="2025-07-25T20:25:00Z">
              <w:r>
                <w:rPr>
                  <w:rFonts w:ascii="Calibri" w:eastAsia="Calibri" w:hAnsi="Calibri" w:cs="Calibri"/>
                </w:rPr>
                <w:t>()</w:t>
              </w:r>
              <w:commentRangeEnd w:id="189"/>
              <w:r>
                <w:rPr>
                  <w:rStyle w:val="CommentReference"/>
                  <w:rFonts w:ascii="Calibri" w:eastAsia="Calibri" w:hAnsi="Calibri" w:cs="Calibri"/>
                  <w:sz w:val="22"/>
                  <w:szCs w:val="22"/>
                </w:rPr>
                <w:commentReference w:id="189"/>
              </w:r>
              <w:commentRangeEnd w:id="188"/>
              <w:r>
                <w:rPr>
                  <w:rStyle w:val="CommentReference"/>
                  <w:rFonts w:ascii="Calibri" w:eastAsia="Calibri" w:hAnsi="Calibri" w:cs="Calibri"/>
                  <w:sz w:val="22"/>
                  <w:szCs w:val="22"/>
                </w:rPr>
                <w:commentReference w:id="188"/>
              </w:r>
            </w:ins>
          </w:p>
          <w:p w14:paraId="6FA0E275" w14:textId="77777777" w:rsidR="009B5689" w:rsidRDefault="00000000">
            <w:pPr>
              <w:spacing w:line="240" w:lineRule="auto"/>
              <w:rPr>
                <w:ins w:id="191" w:author="Wenyi Lu" w:date="2025-07-25T20:25:00Z"/>
                <w:rFonts w:ascii="Calibri" w:eastAsia="Calibri" w:hAnsi="Calibri" w:cs="Calibri"/>
              </w:rPr>
            </w:pPr>
            <w:ins w:id="192" w:author="Wenyi Lu" w:date="2025-07-25T20:25:00Z">
              <w:r>
                <w:rPr>
                  <w:rFonts w:ascii="Calibri" w:eastAsia="Calibri" w:hAnsi="Calibri" w:cs="Calibri"/>
                </w:rPr>
                <w:t>0.5 Point: when the dialogue of 20-43 happens.</w:t>
              </w:r>
            </w:ins>
          </w:p>
          <w:p w14:paraId="0A1C88DC" w14:textId="77777777" w:rsidR="009B5689" w:rsidRDefault="009B5689">
            <w:pPr>
              <w:spacing w:line="240" w:lineRule="auto"/>
              <w:rPr>
                <w:ins w:id="193" w:author="Wenyi Lu" w:date="2025-07-25T20:25:00Z"/>
                <w:rFonts w:ascii="Calibri" w:eastAsia="Calibri" w:hAnsi="Calibri" w:cs="Calibri"/>
              </w:rPr>
            </w:pPr>
          </w:p>
          <w:p w14:paraId="03BB1832" w14:textId="77777777" w:rsidR="009B5689" w:rsidRDefault="00000000">
            <w:pPr>
              <w:spacing w:line="240" w:lineRule="auto"/>
              <w:rPr>
                <w:ins w:id="194" w:author="Wenyi Lu" w:date="2025-07-25T20:25:00Z"/>
                <w:rFonts w:ascii="Calibri" w:eastAsia="Calibri" w:hAnsi="Calibri" w:cs="Calibri"/>
              </w:rPr>
            </w:pPr>
            <w:ins w:id="195" w:author="Wenyi Lu" w:date="2025-07-25T20:25:00Z">
              <w:r>
                <w:rPr>
                  <w:rFonts w:ascii="Calibri" w:eastAsia="Calibri" w:hAnsi="Calibri" w:cs="Calibri"/>
                </w:rPr>
                <w:t>0 Point: when the dialogues of 20-44 or 20-45 happens.</w:t>
              </w:r>
            </w:ins>
          </w:p>
          <w:p w14:paraId="3B9BF973" w14:textId="77777777" w:rsidR="009B5689" w:rsidRDefault="009B5689">
            <w:pPr>
              <w:spacing w:line="240" w:lineRule="auto"/>
              <w:rPr>
                <w:rFonts w:ascii="Calibri" w:eastAsia="Calibri" w:hAnsi="Calibri" w:cs="Calibri"/>
              </w:rPr>
            </w:pPr>
          </w:p>
        </w:tc>
        <w:tc>
          <w:tcPr>
            <w:tcW w:w="5130" w:type="dxa"/>
          </w:tcPr>
          <w:p w14:paraId="69BD8EF6" w14:textId="77777777" w:rsidR="009B5689" w:rsidRDefault="00000000">
            <w:pPr>
              <w:spacing w:line="240" w:lineRule="auto"/>
              <w:rPr>
                <w:rFonts w:ascii="Calibri" w:eastAsia="Calibri" w:hAnsi="Calibri" w:cs="Calibri"/>
              </w:rPr>
            </w:pPr>
            <w:r>
              <w:rPr>
                <w:rFonts w:ascii="Calibri" w:eastAsia="Calibri" w:hAnsi="Calibri" w:cs="Calibri"/>
              </w:rPr>
              <w:t>½ Point for selecting flow rate</w:t>
            </w:r>
          </w:p>
          <w:p w14:paraId="28225992" w14:textId="77777777" w:rsidR="009B5689" w:rsidRDefault="009B5689">
            <w:pPr>
              <w:spacing w:line="240" w:lineRule="auto"/>
              <w:rPr>
                <w:rFonts w:ascii="Calibri" w:eastAsia="Calibri" w:hAnsi="Calibri" w:cs="Calibri"/>
              </w:rPr>
            </w:pPr>
          </w:p>
          <w:p w14:paraId="48D30696" w14:textId="77777777" w:rsidR="009B5689" w:rsidRDefault="00000000">
            <w:pPr>
              <w:spacing w:line="240" w:lineRule="auto"/>
              <w:rPr>
                <w:rFonts w:ascii="Calibri" w:eastAsia="Calibri" w:hAnsi="Calibri" w:cs="Calibri"/>
              </w:rPr>
            </w:pPr>
            <w:r>
              <w:rPr>
                <w:rFonts w:ascii="Calibri" w:eastAsia="Calibri" w:hAnsi="Calibri" w:cs="Calibri"/>
              </w:rPr>
              <w:t>0 Points for anything else</w:t>
            </w:r>
          </w:p>
        </w:tc>
      </w:tr>
      <w:tr w:rsidR="009B5689" w14:paraId="58DAD902" w14:textId="77777777">
        <w:trPr>
          <w:trHeight w:val="1819"/>
        </w:trPr>
        <w:tc>
          <w:tcPr>
            <w:tcW w:w="765" w:type="dxa"/>
            <w:shd w:val="clear" w:color="auto" w:fill="D9D2E9"/>
          </w:tcPr>
          <w:p w14:paraId="2A08D718" w14:textId="77777777" w:rsidR="009B5689" w:rsidRDefault="00000000">
            <w:pPr>
              <w:spacing w:line="240" w:lineRule="auto"/>
              <w:rPr>
                <w:rFonts w:ascii="Calibri" w:eastAsia="Calibri" w:hAnsi="Calibri" w:cs="Calibri"/>
              </w:rPr>
            </w:pPr>
            <w:r>
              <w:rPr>
                <w:rFonts w:ascii="Calibri" w:eastAsia="Calibri" w:hAnsi="Calibri" w:cs="Calibri"/>
              </w:rPr>
              <w:t>U2.C7</w:t>
            </w:r>
          </w:p>
        </w:tc>
        <w:tc>
          <w:tcPr>
            <w:tcW w:w="780" w:type="dxa"/>
            <w:shd w:val="clear" w:color="auto" w:fill="D9D2E9"/>
          </w:tcPr>
          <w:p w14:paraId="303079DA" w14:textId="77777777" w:rsidR="009B5689" w:rsidRDefault="00000000">
            <w:pPr>
              <w:spacing w:line="240" w:lineRule="auto"/>
              <w:rPr>
                <w:rFonts w:ascii="Calibri" w:eastAsia="Calibri" w:hAnsi="Calibri" w:cs="Calibri"/>
              </w:rPr>
            </w:pPr>
            <w:bookmarkStart w:id="196" w:name="n4cwwipjg13h" w:colFirst="0" w:colLast="0"/>
            <w:bookmarkEnd w:id="196"/>
            <w:r>
              <w:rPr>
                <w:rFonts w:ascii="Calibri" w:eastAsia="Calibri" w:hAnsi="Calibri" w:cs="Calibri"/>
              </w:rPr>
              <w:t>2.8</w:t>
            </w:r>
          </w:p>
        </w:tc>
        <w:tc>
          <w:tcPr>
            <w:tcW w:w="1515" w:type="dxa"/>
          </w:tcPr>
          <w:p w14:paraId="4EBF7AA2" w14:textId="77777777" w:rsidR="009B5689" w:rsidRDefault="00000000">
            <w:pPr>
              <w:spacing w:line="240" w:lineRule="auto"/>
              <w:rPr>
                <w:rFonts w:ascii="Calibri" w:eastAsia="Calibri" w:hAnsi="Calibri" w:cs="Calibri"/>
              </w:rPr>
            </w:pPr>
            <w:r>
              <w:rPr>
                <w:rFonts w:ascii="Calibri" w:eastAsia="Calibri" w:hAnsi="Calibri" w:cs="Calibri"/>
              </w:rPr>
              <w:t>Argumentation/ Cycling of Water</w:t>
            </w:r>
          </w:p>
        </w:tc>
        <w:tc>
          <w:tcPr>
            <w:tcW w:w="1245" w:type="dxa"/>
          </w:tcPr>
          <w:p w14:paraId="22D07BE9" w14:textId="77777777" w:rsidR="009B5689" w:rsidRDefault="00000000">
            <w:pPr>
              <w:spacing w:line="240" w:lineRule="auto"/>
              <w:rPr>
                <w:rFonts w:ascii="Calibri" w:eastAsia="Calibri" w:hAnsi="Calibri" w:cs="Calibri"/>
              </w:rPr>
            </w:pPr>
            <w:r>
              <w:rPr>
                <w:rFonts w:ascii="Calibri" w:eastAsia="Calibri" w:hAnsi="Calibri" w:cs="Calibri"/>
              </w:rPr>
              <w:t>Argue Which Watershed is Bigger</w:t>
            </w:r>
          </w:p>
        </w:tc>
        <w:tc>
          <w:tcPr>
            <w:tcW w:w="1200" w:type="dxa"/>
          </w:tcPr>
          <w:p w14:paraId="332E5211" w14:textId="77777777" w:rsidR="009B5689" w:rsidRDefault="00000000">
            <w:pPr>
              <w:spacing w:line="240" w:lineRule="auto"/>
              <w:rPr>
                <w:rFonts w:ascii="Calibri" w:eastAsia="Calibri" w:hAnsi="Calibri" w:cs="Calibri"/>
              </w:rPr>
            </w:pPr>
            <w:r>
              <w:rPr>
                <w:rFonts w:ascii="Calibri" w:eastAsia="Calibri" w:hAnsi="Calibri" w:cs="Calibri"/>
              </w:rPr>
              <w:t>X</w:t>
            </w:r>
          </w:p>
          <w:p w14:paraId="130F2767" w14:textId="77777777" w:rsidR="009B5689" w:rsidRDefault="00000000">
            <w:pPr>
              <w:spacing w:line="240" w:lineRule="auto"/>
              <w:rPr>
                <w:rFonts w:ascii="Calibri" w:eastAsia="Calibri" w:hAnsi="Calibri" w:cs="Calibri"/>
              </w:rPr>
            </w:pPr>
            <w:r>
              <w:rPr>
                <w:rFonts w:ascii="Calibri" w:eastAsia="Calibri" w:hAnsi="Calibri" w:cs="Calibri"/>
              </w:rPr>
              <w:t>On-track:</w:t>
            </w:r>
          </w:p>
          <w:p w14:paraId="476749FF" w14:textId="77777777" w:rsidR="009B5689" w:rsidRDefault="00000000">
            <w:pPr>
              <w:spacing w:line="240" w:lineRule="auto"/>
              <w:rPr>
                <w:rFonts w:ascii="Calibri" w:eastAsia="Calibri" w:hAnsi="Calibri" w:cs="Calibri"/>
              </w:rPr>
            </w:pPr>
            <w:r>
              <w:rPr>
                <w:rFonts w:ascii="Calibri" w:eastAsia="Calibri" w:hAnsi="Calibri" w:cs="Calibri"/>
              </w:rPr>
              <w:t>(3 or 2 pts.)</w:t>
            </w:r>
          </w:p>
          <w:p w14:paraId="608EA296" w14:textId="77777777" w:rsidR="009B5689" w:rsidRDefault="00000000">
            <w:pPr>
              <w:spacing w:line="240" w:lineRule="auto"/>
              <w:rPr>
                <w:rFonts w:ascii="Calibri" w:eastAsia="Calibri" w:hAnsi="Calibri" w:cs="Calibri"/>
              </w:rPr>
            </w:pPr>
            <w:r>
              <w:rPr>
                <w:rFonts w:ascii="Calibri" w:eastAsia="Calibri" w:hAnsi="Calibri" w:cs="Calibri"/>
              </w:rPr>
              <w:t>Concern:</w:t>
            </w:r>
          </w:p>
          <w:p w14:paraId="5B00445C" w14:textId="77777777" w:rsidR="009B5689" w:rsidRDefault="00000000">
            <w:pPr>
              <w:spacing w:line="240" w:lineRule="auto"/>
              <w:rPr>
                <w:rFonts w:ascii="Calibri" w:eastAsia="Calibri" w:hAnsi="Calibri" w:cs="Calibri"/>
              </w:rPr>
            </w:pPr>
            <w:r>
              <w:rPr>
                <w:rFonts w:ascii="Calibri" w:eastAsia="Calibri" w:hAnsi="Calibri" w:cs="Calibri"/>
              </w:rPr>
              <w:t>(less than 2 pts.)</w:t>
            </w:r>
          </w:p>
        </w:tc>
        <w:tc>
          <w:tcPr>
            <w:tcW w:w="1845" w:type="dxa"/>
          </w:tcPr>
          <w:p w14:paraId="344B5E88" w14:textId="77777777" w:rsidR="009B5689" w:rsidRDefault="00000000">
            <w:pPr>
              <w:spacing w:line="240" w:lineRule="auto"/>
              <w:rPr>
                <w:rFonts w:ascii="Calibri" w:eastAsia="Calibri" w:hAnsi="Calibri" w:cs="Calibri"/>
              </w:rPr>
            </w:pPr>
            <w:r>
              <w:rPr>
                <w:rFonts w:ascii="Calibri" w:eastAsia="Calibri" w:hAnsi="Calibri" w:cs="Calibri"/>
                <w:b/>
                <w:bCs/>
                <w:u w:val="single"/>
              </w:rPr>
              <w:t>3 Points</w:t>
            </w:r>
            <w:r>
              <w:rPr>
                <w:rFonts w:ascii="Calibri" w:eastAsia="Calibri" w:hAnsi="Calibri" w:cs="Calibri"/>
              </w:rPr>
              <w:t xml:space="preserve"> correct answer within 3 attempts</w:t>
            </w:r>
          </w:p>
          <w:p w14:paraId="4A764A77"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4 attempts</w:t>
            </w:r>
          </w:p>
          <w:p w14:paraId="3713A6E0"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5 attempts</w:t>
            </w:r>
          </w:p>
          <w:p w14:paraId="07F5AB95"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more than 5 attempts</w:t>
            </w:r>
          </w:p>
        </w:tc>
        <w:tc>
          <w:tcPr>
            <w:tcW w:w="2655" w:type="dxa"/>
          </w:tcPr>
          <w:p w14:paraId="76C41C30" w14:textId="77777777" w:rsidR="009B5689" w:rsidRDefault="00000000">
            <w:pPr>
              <w:spacing w:line="240" w:lineRule="auto"/>
              <w:rPr>
                <w:ins w:id="197" w:author="Wenyi Lu" w:date="2025-07-25T20:26:00Z"/>
                <w:rFonts w:ascii="Calibri" w:eastAsia="Calibri" w:hAnsi="Calibri" w:cs="Calibri"/>
              </w:rPr>
            </w:pPr>
            <w:r>
              <w:rPr>
                <w:rFonts w:ascii="Calibri" w:eastAsia="Calibri" w:hAnsi="Calibri" w:cs="Calibri"/>
              </w:rPr>
              <w:t>Check argument success event’s frequency and argument failure event’s frequency</w:t>
            </w:r>
            <w:ins w:id="198" w:author="Wenyi Lu" w:date="2025-07-25T21:49:00Z">
              <w:r>
                <w:rPr>
                  <w:rFonts w:ascii="Calibri" w:eastAsia="Calibri" w:hAnsi="Calibri" w:cs="Calibri"/>
                </w:rPr>
                <w:t>.</w:t>
              </w:r>
            </w:ins>
            <w:r>
              <w:rPr>
                <w:rFonts w:ascii="Calibri" w:eastAsia="Calibri" w:hAnsi="Calibri" w:cs="Calibri"/>
              </w:rPr>
              <w:t xml:space="preserve"> </w:t>
            </w:r>
          </w:p>
          <w:p w14:paraId="5C7A4BF5" w14:textId="77777777" w:rsidR="009B5689" w:rsidRDefault="009B5689">
            <w:pPr>
              <w:spacing w:line="240" w:lineRule="auto"/>
              <w:rPr>
                <w:ins w:id="199" w:author="Wenyi Lu" w:date="2025-07-25T20:26:00Z"/>
                <w:rFonts w:ascii="Calibri" w:eastAsia="Calibri" w:hAnsi="Calibri" w:cs="Calibri"/>
              </w:rPr>
            </w:pPr>
          </w:p>
          <w:p w14:paraId="5AC0CCD8" w14:textId="77777777" w:rsidR="009B5689" w:rsidRDefault="00000000">
            <w:pPr>
              <w:spacing w:line="240" w:lineRule="auto"/>
              <w:rPr>
                <w:ins w:id="200" w:author="Wenyi Lu" w:date="2025-07-25T20:26:00Z"/>
                <w:rFonts w:ascii="Calibri" w:eastAsia="Calibri" w:hAnsi="Calibri" w:cs="Calibri"/>
              </w:rPr>
            </w:pPr>
            <w:ins w:id="201" w:author="Wenyi Lu" w:date="2025-07-25T20:26:00Z">
              <w:r>
                <w:rPr>
                  <w:rFonts w:ascii="Calibri" w:eastAsia="Calibri" w:hAnsi="Calibri" w:cs="Calibri"/>
                </w:rPr>
                <w:t xml:space="preserve">3 Points: Only the feedback dialogue 27-7 happens; Or, before 27-7 happens, there are 1 or 2 following feedback </w:t>
              </w:r>
              <w:r>
                <w:rPr>
                  <w:rFonts w:ascii="Calibri" w:eastAsia="Calibri" w:hAnsi="Calibri" w:cs="Calibri"/>
                </w:rPr>
                <w:lastRenderedPageBreak/>
                <w:t>dialogues happen (27 - 11, 12…..30)</w:t>
              </w:r>
            </w:ins>
          </w:p>
          <w:p w14:paraId="317F6851" w14:textId="77777777" w:rsidR="009B5689" w:rsidRDefault="009B5689">
            <w:pPr>
              <w:spacing w:line="240" w:lineRule="auto"/>
              <w:rPr>
                <w:ins w:id="202" w:author="Wenyi Lu" w:date="2025-07-25T20:26:00Z"/>
                <w:rFonts w:ascii="Calibri" w:eastAsia="Calibri" w:hAnsi="Calibri" w:cs="Calibri"/>
              </w:rPr>
            </w:pPr>
          </w:p>
          <w:p w14:paraId="7FD1A9D6" w14:textId="77777777" w:rsidR="009B5689" w:rsidRDefault="00000000">
            <w:pPr>
              <w:spacing w:line="240" w:lineRule="auto"/>
              <w:rPr>
                <w:ins w:id="203" w:author="Wenyi Lu" w:date="2025-07-25T20:26:00Z"/>
                <w:rFonts w:ascii="Calibri" w:eastAsia="Calibri" w:hAnsi="Calibri" w:cs="Calibri"/>
              </w:rPr>
            </w:pPr>
            <w:ins w:id="204" w:author="Wenyi Lu" w:date="2025-07-25T20:26:00Z">
              <w:r>
                <w:rPr>
                  <w:rFonts w:ascii="Calibri" w:eastAsia="Calibri" w:hAnsi="Calibri" w:cs="Calibri"/>
                </w:rPr>
                <w:t>2 Points: Before 27-7 happens, there are 3 following feedback dialogues happen (27 - 11, 12, ….. 30)</w:t>
              </w:r>
            </w:ins>
          </w:p>
          <w:p w14:paraId="296D82B6" w14:textId="77777777" w:rsidR="009B5689" w:rsidRDefault="009B5689">
            <w:pPr>
              <w:spacing w:line="240" w:lineRule="auto"/>
              <w:rPr>
                <w:ins w:id="205" w:author="Wenyi Lu" w:date="2025-07-25T20:26:00Z"/>
                <w:rFonts w:ascii="Calibri" w:eastAsia="Calibri" w:hAnsi="Calibri" w:cs="Calibri"/>
              </w:rPr>
            </w:pPr>
          </w:p>
          <w:p w14:paraId="693C3F48" w14:textId="77777777" w:rsidR="009B5689" w:rsidRDefault="00000000">
            <w:pPr>
              <w:spacing w:line="240" w:lineRule="auto"/>
              <w:rPr>
                <w:ins w:id="206" w:author="Wenyi Lu" w:date="2025-07-25T20:26:00Z"/>
                <w:rFonts w:ascii="Calibri" w:eastAsia="Calibri" w:hAnsi="Calibri" w:cs="Calibri"/>
              </w:rPr>
            </w:pPr>
            <w:ins w:id="207" w:author="Wenyi Lu" w:date="2025-07-25T20:26:00Z">
              <w:r>
                <w:rPr>
                  <w:rFonts w:ascii="Calibri" w:eastAsia="Calibri" w:hAnsi="Calibri" w:cs="Calibri"/>
                </w:rPr>
                <w:t>1 Points: Before 27-7 happens, there are 4 following feedback dialogues happen (27 - 11, 12, ….. 30)</w:t>
              </w:r>
            </w:ins>
          </w:p>
          <w:p w14:paraId="47548BB7" w14:textId="77777777" w:rsidR="009B5689" w:rsidRDefault="009B5689">
            <w:pPr>
              <w:spacing w:line="240" w:lineRule="auto"/>
              <w:rPr>
                <w:ins w:id="208" w:author="Wenyi Lu" w:date="2025-07-25T20:26:00Z"/>
                <w:rFonts w:ascii="Calibri" w:eastAsia="Calibri" w:hAnsi="Calibri" w:cs="Calibri"/>
              </w:rPr>
            </w:pPr>
          </w:p>
          <w:p w14:paraId="1180CE2A" w14:textId="77777777" w:rsidR="009B5689" w:rsidRDefault="00000000">
            <w:pPr>
              <w:spacing w:line="240" w:lineRule="auto"/>
              <w:rPr>
                <w:ins w:id="209" w:author="Wenyi Lu" w:date="2025-07-25T20:26:00Z"/>
                <w:rFonts w:ascii="Calibri" w:eastAsia="Calibri" w:hAnsi="Calibri" w:cs="Calibri"/>
              </w:rPr>
            </w:pPr>
            <w:ins w:id="210" w:author="Wenyi Lu" w:date="2025-07-25T20:26:00Z">
              <w:r>
                <w:rPr>
                  <w:rFonts w:ascii="Calibri" w:eastAsia="Calibri" w:hAnsi="Calibri" w:cs="Calibri"/>
                </w:rPr>
                <w:t>0 Points: Other conditions happened.</w:t>
              </w:r>
            </w:ins>
          </w:p>
          <w:p w14:paraId="1571DD34" w14:textId="77777777" w:rsidR="009B5689" w:rsidRDefault="009B5689">
            <w:pPr>
              <w:spacing w:line="240" w:lineRule="auto"/>
              <w:rPr>
                <w:rFonts w:ascii="Calibri" w:eastAsia="Calibri" w:hAnsi="Calibri" w:cs="Calibri"/>
              </w:rPr>
            </w:pPr>
          </w:p>
        </w:tc>
        <w:tc>
          <w:tcPr>
            <w:tcW w:w="5130" w:type="dxa"/>
          </w:tcPr>
          <w:p w14:paraId="4C3FD35B" w14:textId="77777777" w:rsidR="009B5689" w:rsidRDefault="00000000">
            <w:pPr>
              <w:spacing w:line="240" w:lineRule="auto"/>
              <w:rPr>
                <w:rFonts w:ascii="Calibri" w:eastAsia="Calibri" w:hAnsi="Calibri" w:cs="Calibri"/>
              </w:rPr>
            </w:pPr>
            <w:r>
              <w:rPr>
                <w:rFonts w:ascii="Calibri" w:eastAsia="Calibri" w:hAnsi="Calibri" w:cs="Calibri"/>
              </w:rPr>
              <w:lastRenderedPageBreak/>
              <w:t>3 points for submitting correct answer within 3 attempts.</w:t>
            </w:r>
          </w:p>
          <w:p w14:paraId="479C1E21"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 in 4 attempts.</w:t>
            </w:r>
          </w:p>
          <w:p w14:paraId="4B3CAA2F" w14:textId="77777777" w:rsidR="009B5689" w:rsidRDefault="00000000">
            <w:pPr>
              <w:spacing w:line="240" w:lineRule="auto"/>
              <w:rPr>
                <w:rFonts w:ascii="Calibri" w:eastAsia="Calibri" w:hAnsi="Calibri" w:cs="Calibri"/>
              </w:rPr>
            </w:pPr>
            <w:r>
              <w:rPr>
                <w:rFonts w:ascii="Calibri" w:eastAsia="Calibri" w:hAnsi="Calibri" w:cs="Calibri"/>
              </w:rPr>
              <w:t>1 point for 5 attempts before submitting the correct answer.</w:t>
            </w:r>
          </w:p>
          <w:p w14:paraId="7159B0E0"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p w14:paraId="18E37F7B" w14:textId="77777777" w:rsidR="009B5689" w:rsidRDefault="009B5689">
            <w:pPr>
              <w:spacing w:line="240" w:lineRule="auto"/>
              <w:rPr>
                <w:rFonts w:ascii="Calibri" w:eastAsia="Calibri" w:hAnsi="Calibri" w:cs="Calibri"/>
              </w:rPr>
            </w:pPr>
          </w:p>
          <w:p w14:paraId="6A9E6022" w14:textId="77777777" w:rsidR="009B5689" w:rsidRDefault="00000000">
            <w:pPr>
              <w:spacing w:line="240" w:lineRule="auto"/>
              <w:rPr>
                <w:rFonts w:ascii="Calibri" w:eastAsia="Calibri" w:hAnsi="Calibri" w:cs="Calibri"/>
              </w:rPr>
            </w:pPr>
            <w:r>
              <w:rPr>
                <w:rFonts w:ascii="Calibri" w:eastAsia="Calibri" w:hAnsi="Calibri" w:cs="Calibri"/>
              </w:rPr>
              <w:t xml:space="preserve">Correct feedback: Well done! You have made the best argument possible. Good Job, cadet! </w:t>
            </w:r>
          </w:p>
        </w:tc>
      </w:tr>
      <w:tr w:rsidR="009B5689" w14:paraId="7C845ED6" w14:textId="77777777">
        <w:tc>
          <w:tcPr>
            <w:tcW w:w="765" w:type="dxa"/>
            <w:shd w:val="clear" w:color="auto" w:fill="D9EAD3"/>
          </w:tcPr>
          <w:p w14:paraId="5EC407B4" w14:textId="77777777" w:rsidR="009B5689" w:rsidRDefault="00000000">
            <w:pPr>
              <w:spacing w:line="240" w:lineRule="auto"/>
              <w:rPr>
                <w:rFonts w:ascii="Calibri" w:eastAsia="Calibri" w:hAnsi="Calibri" w:cs="Calibri"/>
              </w:rPr>
            </w:pPr>
            <w:r>
              <w:rPr>
                <w:rFonts w:ascii="Calibri" w:eastAsia="Calibri" w:hAnsi="Calibri" w:cs="Calibri"/>
              </w:rPr>
              <w:t>U3.C1</w:t>
            </w:r>
          </w:p>
        </w:tc>
        <w:tc>
          <w:tcPr>
            <w:tcW w:w="780" w:type="dxa"/>
            <w:shd w:val="clear" w:color="auto" w:fill="D9EAD3"/>
          </w:tcPr>
          <w:p w14:paraId="21686666" w14:textId="77777777" w:rsidR="009B5689" w:rsidRDefault="00000000">
            <w:pPr>
              <w:spacing w:line="240" w:lineRule="auto"/>
              <w:rPr>
                <w:rFonts w:ascii="Calibri" w:eastAsia="Calibri" w:hAnsi="Calibri" w:cs="Calibri"/>
              </w:rPr>
            </w:pPr>
            <w:bookmarkStart w:id="211" w:name="50xiimfwdwb" w:colFirst="0" w:colLast="0"/>
            <w:bookmarkEnd w:id="211"/>
            <w:r>
              <w:rPr>
                <w:rFonts w:ascii="Calibri" w:eastAsia="Calibri" w:hAnsi="Calibri" w:cs="Calibri"/>
              </w:rPr>
              <w:t>3.1</w:t>
            </w:r>
          </w:p>
        </w:tc>
        <w:tc>
          <w:tcPr>
            <w:tcW w:w="1515" w:type="dxa"/>
          </w:tcPr>
          <w:p w14:paraId="3D2D2102" w14:textId="77777777" w:rsidR="009B5689" w:rsidRDefault="00000000">
            <w:pPr>
              <w:spacing w:line="240" w:lineRule="auto"/>
              <w:rPr>
                <w:rFonts w:ascii="Calibri" w:eastAsia="Calibri" w:hAnsi="Calibri" w:cs="Calibri"/>
              </w:rPr>
            </w:pPr>
            <w:r>
              <w:rPr>
                <w:rFonts w:ascii="Calibri" w:eastAsia="Calibri" w:hAnsi="Calibri" w:cs="Calibri"/>
              </w:rPr>
              <w:t>Surface Water</w:t>
            </w:r>
          </w:p>
        </w:tc>
        <w:tc>
          <w:tcPr>
            <w:tcW w:w="1245" w:type="dxa"/>
          </w:tcPr>
          <w:p w14:paraId="07582E49" w14:textId="77777777" w:rsidR="009B5689" w:rsidRDefault="00000000">
            <w:pPr>
              <w:spacing w:line="240" w:lineRule="auto"/>
              <w:rPr>
                <w:rFonts w:ascii="Calibri" w:eastAsia="Calibri" w:hAnsi="Calibri" w:cs="Calibri"/>
              </w:rPr>
            </w:pPr>
            <w:r>
              <w:rPr>
                <w:rFonts w:ascii="Calibri" w:eastAsia="Calibri" w:hAnsi="Calibri" w:cs="Calibri"/>
              </w:rPr>
              <w:t>Placement of Crates (multiple instances)</w:t>
            </w:r>
          </w:p>
        </w:tc>
        <w:tc>
          <w:tcPr>
            <w:tcW w:w="1200" w:type="dxa"/>
          </w:tcPr>
          <w:p w14:paraId="5CF450DA" w14:textId="77777777" w:rsidR="009B5689" w:rsidRDefault="00000000">
            <w:pPr>
              <w:spacing w:line="240" w:lineRule="auto"/>
              <w:rPr>
                <w:rFonts w:ascii="Calibri" w:eastAsia="Calibri" w:hAnsi="Calibri" w:cs="Calibri"/>
              </w:rPr>
            </w:pPr>
            <w:r>
              <w:rPr>
                <w:rFonts w:ascii="Calibri" w:eastAsia="Calibri" w:hAnsi="Calibri" w:cs="Calibri"/>
              </w:rPr>
              <w:t>On-track: 2-3 points</w:t>
            </w:r>
          </w:p>
          <w:p w14:paraId="23CEAD17" w14:textId="77777777" w:rsidR="009B5689" w:rsidRDefault="00000000">
            <w:pPr>
              <w:spacing w:line="240" w:lineRule="auto"/>
              <w:rPr>
                <w:rFonts w:ascii="Calibri" w:eastAsia="Calibri" w:hAnsi="Calibri" w:cs="Calibri"/>
              </w:rPr>
            </w:pPr>
            <w:r>
              <w:rPr>
                <w:rFonts w:ascii="Calibri" w:eastAsia="Calibri" w:hAnsi="Calibri" w:cs="Calibri"/>
              </w:rPr>
              <w:t>Concern: less than 2 points</w:t>
            </w:r>
          </w:p>
        </w:tc>
        <w:tc>
          <w:tcPr>
            <w:tcW w:w="1845" w:type="dxa"/>
          </w:tcPr>
          <w:p w14:paraId="4AD3026D"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for correct each crate placement</w:t>
            </w:r>
          </w:p>
        </w:tc>
        <w:tc>
          <w:tcPr>
            <w:tcW w:w="2655" w:type="dxa"/>
          </w:tcPr>
          <w:p w14:paraId="1C10FCD8" w14:textId="77777777" w:rsidR="009B5689" w:rsidRDefault="00000000">
            <w:pPr>
              <w:spacing w:line="240" w:lineRule="auto"/>
              <w:rPr>
                <w:ins w:id="212" w:author="Wenyi Lu" w:date="2025-12-15T18:48:00Z"/>
                <w:rFonts w:ascii="Calibri" w:eastAsia="Calibri" w:hAnsi="Calibri" w:cs="Calibri"/>
              </w:rPr>
            </w:pPr>
            <w:ins w:id="213" w:author="Wenyi Lu" w:date="2025-12-15T18:48:00Z">
              <w:r>
                <w:rPr>
                  <w:rFonts w:ascii="Calibri" w:eastAsia="Calibri" w:hAnsi="Calibri" w:cs="Calibri"/>
                </w:rPr>
                <w:t>Add point: {dialogueEventType: “DialogueNodeEvent”,</w:t>
              </w:r>
            </w:ins>
          </w:p>
          <w:p w14:paraId="52C0BDDD" w14:textId="77777777" w:rsidR="009B5689" w:rsidRDefault="00000000">
            <w:pPr>
              <w:spacing w:line="240" w:lineRule="auto"/>
              <w:rPr>
                <w:ins w:id="214" w:author="Wenyi Lu" w:date="2025-12-15T18:48:00Z"/>
                <w:rFonts w:ascii="Calibri" w:eastAsia="Calibri" w:hAnsi="Calibri" w:cs="Calibri"/>
              </w:rPr>
            </w:pPr>
            <w:ins w:id="215" w:author="Wenyi Lu" w:date="2025-12-15T18:48:00Z">
              <w:r>
                <w:rPr>
                  <w:rFonts w:ascii="Calibri" w:eastAsia="Calibri" w:hAnsi="Calibri" w:cs="Calibri"/>
                </w:rPr>
                <w:t>“conversationId”: “10”,</w:t>
              </w:r>
            </w:ins>
          </w:p>
          <w:p w14:paraId="4740A77E" w14:textId="77777777" w:rsidR="009B5689" w:rsidRDefault="00000000">
            <w:pPr>
              <w:spacing w:line="240" w:lineRule="auto"/>
              <w:rPr>
                <w:ins w:id="216" w:author="Wenyi Lu" w:date="2025-12-15T18:48:00Z"/>
                <w:rFonts w:ascii="Calibri" w:eastAsia="Calibri" w:hAnsi="Calibri" w:cs="Calibri"/>
              </w:rPr>
            </w:pPr>
            <w:ins w:id="217" w:author="Wenyi Lu" w:date="2025-12-15T18:48:00Z">
              <w:r>
                <w:rPr>
                  <w:rFonts w:ascii="Calibri" w:eastAsia="Calibri" w:hAnsi="Calibri" w:cs="Calibri"/>
                </w:rPr>
                <w:t>“nodeId”: “30”}</w:t>
              </w:r>
            </w:ins>
          </w:p>
          <w:p w14:paraId="16666F4F" w14:textId="77777777" w:rsidR="009B5689" w:rsidRDefault="009B5689">
            <w:pPr>
              <w:spacing w:line="240" w:lineRule="auto"/>
              <w:rPr>
                <w:ins w:id="218" w:author="Wenyi Lu" w:date="2025-12-15T18:48:00Z"/>
                <w:rFonts w:ascii="Calibri" w:eastAsia="Calibri" w:hAnsi="Calibri" w:cs="Calibri"/>
              </w:rPr>
            </w:pPr>
          </w:p>
          <w:p w14:paraId="72C8D7B4" w14:textId="77777777" w:rsidR="009B5689" w:rsidRDefault="00000000">
            <w:pPr>
              <w:spacing w:line="240" w:lineRule="auto"/>
              <w:rPr>
                <w:ins w:id="219" w:author="Wenyi Lu" w:date="2025-12-15T18:48:00Z"/>
                <w:rFonts w:ascii="Calibri" w:eastAsia="Calibri" w:hAnsi="Calibri" w:cs="Calibri"/>
              </w:rPr>
            </w:pPr>
            <w:ins w:id="220" w:author="Wenyi Lu" w:date="2025-12-15T18:48:00Z">
              <w:r>
                <w:rPr>
                  <w:rFonts w:ascii="Calibri" w:eastAsia="Calibri" w:hAnsi="Calibri" w:cs="Calibri"/>
                </w:rPr>
                <w:t xml:space="preserve">No add point: </w:t>
              </w:r>
            </w:ins>
          </w:p>
          <w:p w14:paraId="1E080276" w14:textId="77777777" w:rsidR="009B5689" w:rsidRDefault="00000000">
            <w:pPr>
              <w:spacing w:line="240" w:lineRule="auto"/>
              <w:rPr>
                <w:ins w:id="221" w:author="Wenyi Lu" w:date="2025-12-15T18:48:00Z"/>
                <w:rFonts w:ascii="Calibri" w:eastAsia="Calibri" w:hAnsi="Calibri" w:cs="Calibri"/>
              </w:rPr>
            </w:pPr>
            <w:ins w:id="222" w:author="Wenyi Lu" w:date="2025-12-15T18:48:00Z">
              <w:r>
                <w:rPr>
                  <w:rFonts w:ascii="Calibri" w:eastAsia="Calibri" w:hAnsi="Calibri" w:cs="Calibri"/>
                </w:rPr>
                <w:t>{dialogueEventType: “DialogueNodeEvent”,</w:t>
              </w:r>
            </w:ins>
          </w:p>
          <w:p w14:paraId="34533C43" w14:textId="77777777" w:rsidR="009B5689" w:rsidRDefault="00000000">
            <w:pPr>
              <w:spacing w:line="240" w:lineRule="auto"/>
              <w:rPr>
                <w:ins w:id="223" w:author="Wenyi Lu" w:date="2025-12-15T18:48:00Z"/>
                <w:rFonts w:ascii="Calibri" w:eastAsia="Calibri" w:hAnsi="Calibri" w:cs="Calibri"/>
              </w:rPr>
            </w:pPr>
            <w:ins w:id="224" w:author="Wenyi Lu" w:date="2025-12-15T18:48:00Z">
              <w:r>
                <w:rPr>
                  <w:rFonts w:ascii="Calibri" w:eastAsia="Calibri" w:hAnsi="Calibri" w:cs="Calibri"/>
                </w:rPr>
                <w:t>“conversationId”: “10”,</w:t>
              </w:r>
            </w:ins>
          </w:p>
          <w:p w14:paraId="783BB68B" w14:textId="77777777" w:rsidR="009B5689" w:rsidRDefault="00000000">
            <w:pPr>
              <w:spacing w:line="240" w:lineRule="auto"/>
              <w:rPr>
                <w:ins w:id="225" w:author="Wenyi Lu" w:date="2025-12-15T18:48:00Z"/>
                <w:rFonts w:ascii="Calibri" w:eastAsia="Calibri" w:hAnsi="Calibri" w:cs="Calibri"/>
              </w:rPr>
            </w:pPr>
            <w:ins w:id="226" w:author="Wenyi Lu" w:date="2025-12-15T18:48:00Z">
              <w:r>
                <w:rPr>
                  <w:rFonts w:ascii="Calibri" w:eastAsia="Calibri" w:hAnsi="Calibri" w:cs="Calibri"/>
                </w:rPr>
                <w:t>“nodeId”: “32”}</w:t>
              </w:r>
            </w:ins>
          </w:p>
          <w:p w14:paraId="25D6FB64" w14:textId="77777777" w:rsidR="009B5689" w:rsidRDefault="00000000">
            <w:pPr>
              <w:spacing w:line="240" w:lineRule="auto"/>
              <w:rPr>
                <w:rFonts w:ascii="Calibri" w:eastAsia="Calibri" w:hAnsi="Calibri" w:cs="Calibri"/>
              </w:rPr>
            </w:pPr>
            <w:del w:id="227" w:author="Wenyi Lu" w:date="2025-12-15T18:48:00Z">
              <w:r>
                <w:rPr>
                  <w:rFonts w:ascii="Calibri" w:eastAsia="Calibri" w:hAnsi="Calibri" w:cs="Calibri"/>
                </w:rPr>
                <w:delText>Crate placement</w:delText>
              </w:r>
            </w:del>
          </w:p>
        </w:tc>
        <w:tc>
          <w:tcPr>
            <w:tcW w:w="5130" w:type="dxa"/>
          </w:tcPr>
          <w:p w14:paraId="4376FFC6" w14:textId="77777777" w:rsidR="009B5689" w:rsidRDefault="00000000">
            <w:pPr>
              <w:spacing w:line="240" w:lineRule="auto"/>
              <w:rPr>
                <w:rFonts w:ascii="Calibri" w:eastAsia="Calibri" w:hAnsi="Calibri" w:cs="Calibri"/>
              </w:rPr>
            </w:pPr>
            <w:r>
              <w:rPr>
                <w:rFonts w:ascii="Calibri" w:eastAsia="Calibri" w:hAnsi="Calibri" w:cs="Calibri"/>
              </w:rPr>
              <w:t>final score= (number of correct crate placements)</w:t>
            </w:r>
          </w:p>
          <w:p w14:paraId="473F1D9B" w14:textId="77777777" w:rsidR="009B5689" w:rsidRDefault="009B5689">
            <w:pPr>
              <w:spacing w:line="240" w:lineRule="auto"/>
              <w:rPr>
                <w:rFonts w:ascii="Calibri" w:eastAsia="Calibri" w:hAnsi="Calibri" w:cs="Calibri"/>
              </w:rPr>
            </w:pPr>
          </w:p>
          <w:p w14:paraId="5B5F9282" w14:textId="77777777" w:rsidR="009B5689" w:rsidRDefault="00000000">
            <w:pPr>
              <w:spacing w:line="240" w:lineRule="auto"/>
              <w:rPr>
                <w:rFonts w:ascii="Calibri" w:eastAsia="Calibri" w:hAnsi="Calibri" w:cs="Calibri"/>
              </w:rPr>
            </w:pPr>
            <w:r>
              <w:rPr>
                <w:rFonts w:ascii="Calibri" w:eastAsia="Calibri" w:hAnsi="Calibri" w:cs="Calibri"/>
              </w:rPr>
              <w:t>The player places 3 crates ( 3pts. possible)</w:t>
            </w:r>
          </w:p>
        </w:tc>
      </w:tr>
      <w:tr w:rsidR="009B5689" w14:paraId="096A154F" w14:textId="77777777">
        <w:trPr>
          <w:trHeight w:val="253"/>
        </w:trPr>
        <w:tc>
          <w:tcPr>
            <w:tcW w:w="765" w:type="dxa"/>
            <w:shd w:val="clear" w:color="auto" w:fill="D9EAD3"/>
          </w:tcPr>
          <w:p w14:paraId="7D37413B" w14:textId="77777777" w:rsidR="009B5689" w:rsidRDefault="00000000">
            <w:pPr>
              <w:spacing w:line="240" w:lineRule="auto"/>
              <w:rPr>
                <w:rFonts w:ascii="Calibri" w:eastAsia="Calibri" w:hAnsi="Calibri" w:cs="Calibri"/>
              </w:rPr>
            </w:pPr>
            <w:r>
              <w:rPr>
                <w:rFonts w:ascii="Calibri" w:eastAsia="Calibri" w:hAnsi="Calibri" w:cs="Calibri"/>
              </w:rPr>
              <w:t>U3.C2</w:t>
            </w:r>
          </w:p>
        </w:tc>
        <w:tc>
          <w:tcPr>
            <w:tcW w:w="780" w:type="dxa"/>
            <w:shd w:val="clear" w:color="auto" w:fill="D9EAD3"/>
          </w:tcPr>
          <w:p w14:paraId="4BCE80A0" w14:textId="77777777" w:rsidR="009B5689" w:rsidRDefault="00000000">
            <w:pPr>
              <w:spacing w:line="240" w:lineRule="auto"/>
              <w:rPr>
                <w:rFonts w:ascii="Calibri" w:eastAsia="Calibri" w:hAnsi="Calibri" w:cs="Calibri"/>
              </w:rPr>
            </w:pPr>
            <w:bookmarkStart w:id="228" w:name="omdjvf5anm4u" w:colFirst="0" w:colLast="0"/>
            <w:bookmarkEnd w:id="228"/>
            <w:r>
              <w:rPr>
                <w:rFonts w:ascii="Calibri" w:eastAsia="Calibri" w:hAnsi="Calibri" w:cs="Calibri"/>
              </w:rPr>
              <w:t>3.2</w:t>
            </w:r>
          </w:p>
        </w:tc>
        <w:tc>
          <w:tcPr>
            <w:tcW w:w="1515" w:type="dxa"/>
          </w:tcPr>
          <w:p w14:paraId="4C294E45" w14:textId="77777777" w:rsidR="009B5689" w:rsidRDefault="00000000">
            <w:pPr>
              <w:spacing w:line="240" w:lineRule="auto"/>
              <w:rPr>
                <w:rFonts w:ascii="Calibri" w:eastAsia="Calibri" w:hAnsi="Calibri" w:cs="Calibri"/>
              </w:rPr>
            </w:pPr>
            <w:r>
              <w:rPr>
                <w:rFonts w:ascii="Calibri" w:eastAsia="Calibri" w:hAnsi="Calibri" w:cs="Calibri"/>
              </w:rPr>
              <w:t>Surface Water</w:t>
            </w:r>
          </w:p>
        </w:tc>
        <w:tc>
          <w:tcPr>
            <w:tcW w:w="1245" w:type="dxa"/>
          </w:tcPr>
          <w:p w14:paraId="67AC863B" w14:textId="77777777" w:rsidR="009B5689" w:rsidRDefault="00000000">
            <w:pPr>
              <w:spacing w:line="240" w:lineRule="auto"/>
              <w:rPr>
                <w:rFonts w:ascii="Calibri" w:eastAsia="Calibri" w:hAnsi="Calibri" w:cs="Calibri"/>
              </w:rPr>
            </w:pPr>
            <w:r>
              <w:rPr>
                <w:rFonts w:ascii="Calibri" w:eastAsia="Calibri" w:hAnsi="Calibri" w:cs="Calibri"/>
              </w:rPr>
              <w:t xml:space="preserve">Placement of Pollution Sensors </w:t>
            </w:r>
            <w:r>
              <w:rPr>
                <w:rFonts w:ascii="Calibri" w:eastAsia="Calibri" w:hAnsi="Calibri" w:cs="Calibri"/>
              </w:rPr>
              <w:lastRenderedPageBreak/>
              <w:t>(multiple instances)</w:t>
            </w:r>
          </w:p>
        </w:tc>
        <w:tc>
          <w:tcPr>
            <w:tcW w:w="1200" w:type="dxa"/>
          </w:tcPr>
          <w:p w14:paraId="60A6651E" w14:textId="77777777" w:rsidR="009B5689" w:rsidRDefault="00000000">
            <w:pPr>
              <w:spacing w:line="240" w:lineRule="auto"/>
              <w:rPr>
                <w:rFonts w:ascii="Calibri" w:eastAsia="Calibri" w:hAnsi="Calibri" w:cs="Calibri"/>
              </w:rPr>
            </w:pPr>
            <w:r>
              <w:rPr>
                <w:rFonts w:ascii="Calibri" w:eastAsia="Calibri" w:hAnsi="Calibri" w:cs="Calibri"/>
              </w:rPr>
              <w:lastRenderedPageBreak/>
              <w:t>X</w:t>
            </w:r>
          </w:p>
          <w:p w14:paraId="6A820803" w14:textId="77777777" w:rsidR="009B5689" w:rsidRDefault="00000000">
            <w:pPr>
              <w:spacing w:line="240" w:lineRule="auto"/>
              <w:rPr>
                <w:rFonts w:ascii="Calibri" w:eastAsia="Calibri" w:hAnsi="Calibri" w:cs="Calibri"/>
              </w:rPr>
            </w:pPr>
            <w:r>
              <w:rPr>
                <w:rFonts w:ascii="Calibri" w:eastAsia="Calibri" w:hAnsi="Calibri" w:cs="Calibri"/>
              </w:rPr>
              <w:t>On-track:</w:t>
            </w:r>
          </w:p>
          <w:p w14:paraId="197A4C4F" w14:textId="77777777" w:rsidR="009B5689" w:rsidRDefault="00000000">
            <w:pPr>
              <w:spacing w:line="240" w:lineRule="auto"/>
              <w:rPr>
                <w:rFonts w:ascii="Calibri" w:eastAsia="Calibri" w:hAnsi="Calibri" w:cs="Calibri"/>
              </w:rPr>
            </w:pPr>
            <w:r>
              <w:rPr>
                <w:rFonts w:ascii="Calibri" w:eastAsia="Calibri" w:hAnsi="Calibri" w:cs="Calibri"/>
              </w:rPr>
              <w:t>(3- 5 pts.)</w:t>
            </w:r>
          </w:p>
          <w:p w14:paraId="03CE37C9" w14:textId="77777777" w:rsidR="009B5689" w:rsidRDefault="00000000">
            <w:pPr>
              <w:spacing w:line="240" w:lineRule="auto"/>
              <w:rPr>
                <w:rFonts w:ascii="Calibri" w:eastAsia="Calibri" w:hAnsi="Calibri" w:cs="Calibri"/>
              </w:rPr>
            </w:pPr>
            <w:r>
              <w:rPr>
                <w:rFonts w:ascii="Calibri" w:eastAsia="Calibri" w:hAnsi="Calibri" w:cs="Calibri"/>
              </w:rPr>
              <w:t>Concern:</w:t>
            </w:r>
          </w:p>
          <w:p w14:paraId="193EDFA1" w14:textId="77777777" w:rsidR="009B5689" w:rsidRDefault="00000000">
            <w:pPr>
              <w:spacing w:line="240" w:lineRule="auto"/>
              <w:rPr>
                <w:rFonts w:ascii="Calibri" w:eastAsia="Calibri" w:hAnsi="Calibri" w:cs="Calibri"/>
              </w:rPr>
            </w:pPr>
            <w:r>
              <w:rPr>
                <w:rFonts w:ascii="Calibri" w:eastAsia="Calibri" w:hAnsi="Calibri" w:cs="Calibri"/>
              </w:rPr>
              <w:lastRenderedPageBreak/>
              <w:t>(less than 3 pts.)</w:t>
            </w:r>
          </w:p>
        </w:tc>
        <w:tc>
          <w:tcPr>
            <w:tcW w:w="1845" w:type="dxa"/>
          </w:tcPr>
          <w:p w14:paraId="1C15F384" w14:textId="77777777" w:rsidR="009B5689" w:rsidRDefault="00000000">
            <w:pPr>
              <w:spacing w:line="240" w:lineRule="auto"/>
            </w:pPr>
            <w:r>
              <w:rPr>
                <w:rFonts w:ascii="Calibri" w:eastAsia="Calibri" w:hAnsi="Calibri" w:cs="Calibri"/>
                <w:b/>
                <w:bCs/>
                <w:u w:val="single"/>
              </w:rPr>
              <w:lastRenderedPageBreak/>
              <w:t>2 Points</w:t>
            </w:r>
            <w:r>
              <w:rPr>
                <w:rFonts w:ascii="Calibri" w:eastAsia="Calibri" w:hAnsi="Calibri" w:cs="Calibri"/>
              </w:rPr>
              <w:t xml:space="preserve"> for only triggering Dialog (</w:t>
            </w:r>
            <w:r>
              <w:rPr>
                <w:i/>
                <w:iCs/>
              </w:rPr>
              <w:t xml:space="preserve">Pollution will only flow </w:t>
            </w:r>
            <w:r>
              <w:rPr>
                <w:i/>
                <w:iCs/>
              </w:rPr>
              <w:lastRenderedPageBreak/>
              <w:t xml:space="preserve">downstream, so we need to test upstream of the pollution) </w:t>
            </w:r>
            <w:r>
              <w:t>fewer than 2 times</w:t>
            </w:r>
          </w:p>
          <w:p w14:paraId="112BC222" w14:textId="77777777" w:rsidR="009B5689" w:rsidRDefault="009B5689">
            <w:pPr>
              <w:spacing w:line="240" w:lineRule="auto"/>
            </w:pPr>
          </w:p>
          <w:p w14:paraId="56C34826" w14:textId="77777777" w:rsidR="009B5689" w:rsidRDefault="00000000">
            <w:pPr>
              <w:spacing w:line="240" w:lineRule="auto"/>
            </w:pPr>
            <w:r>
              <w:rPr>
                <w:rFonts w:ascii="Calibri" w:eastAsia="Calibri" w:hAnsi="Calibri" w:cs="Calibri"/>
                <w:b/>
                <w:bCs/>
                <w:u w:val="single"/>
              </w:rPr>
              <w:t>2 Points</w:t>
            </w:r>
            <w:r>
              <w:rPr>
                <w:rFonts w:ascii="Calibri" w:eastAsia="Calibri" w:hAnsi="Calibri" w:cs="Calibri"/>
              </w:rPr>
              <w:t xml:space="preserve"> for only triggering Dialog (</w:t>
            </w:r>
            <w:r>
              <w:rPr>
                <w:i/>
                <w:iCs/>
              </w:rPr>
              <w:t xml:space="preserve">Blue checkmark means clean. You won’t need to check upstream of a clean sensor.) </w:t>
            </w:r>
            <w:r>
              <w:t>fewer than 2 times</w:t>
            </w:r>
          </w:p>
          <w:p w14:paraId="1CB3C3AE" w14:textId="77777777" w:rsidR="009B5689" w:rsidRDefault="009B5689">
            <w:pPr>
              <w:spacing w:line="240" w:lineRule="auto"/>
            </w:pPr>
          </w:p>
          <w:p w14:paraId="3766B6F0" w14:textId="77777777" w:rsidR="009B5689" w:rsidRDefault="00000000">
            <w:pPr>
              <w:spacing w:line="240" w:lineRule="auto"/>
            </w:pPr>
            <w:r>
              <w:rPr>
                <w:rFonts w:ascii="Calibri" w:eastAsia="Calibri" w:hAnsi="Calibri" w:cs="Calibri"/>
                <w:b/>
                <w:bCs/>
                <w:u w:val="single"/>
              </w:rPr>
              <w:t>1 Point</w:t>
            </w:r>
            <w:r>
              <w:rPr>
                <w:rFonts w:ascii="Calibri" w:eastAsia="Calibri" w:hAnsi="Calibri" w:cs="Calibri"/>
              </w:rPr>
              <w:t xml:space="preserve"> for not triggering Dialog (</w:t>
            </w:r>
            <w:r>
              <w:rPr>
                <w:i/>
                <w:iCs/>
              </w:rPr>
              <w:t>We are at the ocean downstream of Tera’s base–logically, there will be pollution here. I recommended proceeding upstream..)</w:t>
            </w:r>
          </w:p>
          <w:p w14:paraId="7A84EF06" w14:textId="77777777" w:rsidR="009B5689" w:rsidRDefault="009B5689">
            <w:pPr>
              <w:spacing w:line="240" w:lineRule="auto"/>
            </w:pPr>
          </w:p>
        </w:tc>
        <w:tc>
          <w:tcPr>
            <w:tcW w:w="2655" w:type="dxa"/>
          </w:tcPr>
          <w:p w14:paraId="58D2B137" w14:textId="77777777" w:rsidR="009B5689" w:rsidRDefault="00000000">
            <w:pPr>
              <w:spacing w:line="240" w:lineRule="auto"/>
              <w:rPr>
                <w:ins w:id="229" w:author="Wenyi Lu" w:date="2025-12-15T19:01:00Z"/>
                <w:rFonts w:ascii="Calibri" w:eastAsia="Calibri" w:hAnsi="Calibri" w:cs="Calibri"/>
              </w:rPr>
            </w:pPr>
            <w:r>
              <w:rPr>
                <w:rFonts w:ascii="Calibri" w:eastAsia="Calibri" w:hAnsi="Calibri" w:cs="Calibri"/>
              </w:rPr>
              <w:lastRenderedPageBreak/>
              <w:t>Counts of placement of sensors downstream of previous sensor placements</w:t>
            </w:r>
          </w:p>
          <w:p w14:paraId="25E56486" w14:textId="77777777" w:rsidR="009B5689" w:rsidRDefault="009B5689">
            <w:pPr>
              <w:spacing w:line="240" w:lineRule="auto"/>
              <w:rPr>
                <w:ins w:id="230" w:author="Wenyi Lu" w:date="2025-12-15T19:01:00Z"/>
                <w:rFonts w:ascii="Calibri" w:eastAsia="Calibri" w:hAnsi="Calibri" w:cs="Calibri"/>
              </w:rPr>
            </w:pPr>
          </w:p>
          <w:p w14:paraId="6C4E1E7A" w14:textId="77777777" w:rsidR="009B5689" w:rsidRDefault="00000000">
            <w:pPr>
              <w:spacing w:line="240" w:lineRule="auto"/>
              <w:rPr>
                <w:ins w:id="231" w:author="Wenyi Lu" w:date="2025-12-15T19:01:00Z"/>
                <w:rFonts w:ascii="Calibri" w:eastAsia="Calibri" w:hAnsi="Calibri" w:cs="Calibri"/>
              </w:rPr>
            </w:pPr>
            <w:ins w:id="232" w:author="Wenyi Lu" w:date="2025-12-15T19:01:00Z">
              <w:r>
                <w:rPr>
                  <w:rFonts w:ascii="Calibri" w:eastAsia="Calibri" w:hAnsi="Calibri" w:cs="Calibri"/>
                </w:rPr>
                <w:t>{dialogueEventType: “DialogueNodeEvent”,</w:t>
              </w:r>
            </w:ins>
          </w:p>
          <w:p w14:paraId="0BF41833" w14:textId="77777777" w:rsidR="009B5689" w:rsidRDefault="00000000">
            <w:pPr>
              <w:spacing w:line="240" w:lineRule="auto"/>
              <w:rPr>
                <w:ins w:id="233" w:author="Wenyi Lu" w:date="2025-12-15T19:01:00Z"/>
                <w:rFonts w:ascii="Calibri" w:eastAsia="Calibri" w:hAnsi="Calibri" w:cs="Calibri"/>
              </w:rPr>
            </w:pPr>
            <w:ins w:id="234" w:author="Wenyi Lu" w:date="2025-12-15T19:01:00Z">
              <w:r>
                <w:rPr>
                  <w:rFonts w:ascii="Calibri" w:eastAsia="Calibri" w:hAnsi="Calibri" w:cs="Calibri"/>
                </w:rPr>
                <w:t>“conversationId”: “11”,</w:t>
              </w:r>
            </w:ins>
          </w:p>
          <w:p w14:paraId="2E5102F8" w14:textId="77777777" w:rsidR="009B5689" w:rsidRDefault="00000000">
            <w:pPr>
              <w:spacing w:line="240" w:lineRule="auto"/>
              <w:rPr>
                <w:ins w:id="235" w:author="Wenyi Lu" w:date="2025-12-15T19:01:00Z"/>
                <w:rFonts w:ascii="Calibri" w:eastAsia="Calibri" w:hAnsi="Calibri" w:cs="Calibri"/>
              </w:rPr>
            </w:pPr>
            <w:ins w:id="236" w:author="Wenyi Lu" w:date="2025-12-15T19:01:00Z">
              <w:r>
                <w:rPr>
                  <w:rFonts w:ascii="Calibri" w:eastAsia="Calibri" w:hAnsi="Calibri" w:cs="Calibri"/>
                </w:rPr>
                <w:t>“nodeId”: “230”}</w:t>
              </w:r>
            </w:ins>
          </w:p>
          <w:p w14:paraId="74EB9E89" w14:textId="77777777" w:rsidR="009B5689" w:rsidRDefault="009B5689">
            <w:pPr>
              <w:spacing w:line="240" w:lineRule="auto"/>
              <w:rPr>
                <w:ins w:id="237" w:author="Wenyi Lu" w:date="2025-12-15T19:01:00Z"/>
                <w:rFonts w:ascii="Calibri" w:eastAsia="Calibri" w:hAnsi="Calibri" w:cs="Calibri"/>
              </w:rPr>
            </w:pPr>
          </w:p>
          <w:p w14:paraId="0E2DE1B0" w14:textId="77777777" w:rsidR="009B5689" w:rsidRDefault="00000000">
            <w:pPr>
              <w:spacing w:line="240" w:lineRule="auto"/>
              <w:rPr>
                <w:ins w:id="238" w:author="Wenyi Lu" w:date="2025-12-15T19:01:00Z"/>
                <w:rFonts w:ascii="Calibri" w:eastAsia="Calibri" w:hAnsi="Calibri" w:cs="Calibri"/>
              </w:rPr>
            </w:pPr>
            <w:ins w:id="239" w:author="Wenyi Lu" w:date="2025-12-15T19:01:00Z">
              <w:r>
                <w:rPr>
                  <w:rFonts w:ascii="Calibri" w:eastAsia="Calibri" w:hAnsi="Calibri" w:cs="Calibri"/>
                </w:rPr>
                <w:t>{dialogueEventType: “DialogueNodeEvent”,</w:t>
              </w:r>
            </w:ins>
          </w:p>
          <w:p w14:paraId="1137D06B" w14:textId="77777777" w:rsidR="009B5689" w:rsidRDefault="00000000">
            <w:pPr>
              <w:spacing w:line="240" w:lineRule="auto"/>
              <w:rPr>
                <w:ins w:id="240" w:author="Wenyi Lu" w:date="2025-12-15T19:01:00Z"/>
                <w:rFonts w:ascii="Calibri" w:eastAsia="Calibri" w:hAnsi="Calibri" w:cs="Calibri"/>
              </w:rPr>
            </w:pPr>
            <w:ins w:id="241" w:author="Wenyi Lu" w:date="2025-12-15T19:01:00Z">
              <w:r>
                <w:rPr>
                  <w:rFonts w:ascii="Calibri" w:eastAsia="Calibri" w:hAnsi="Calibri" w:cs="Calibri"/>
                </w:rPr>
                <w:t>“conversationId”: “11”,</w:t>
              </w:r>
            </w:ins>
          </w:p>
          <w:p w14:paraId="2543442E" w14:textId="77777777" w:rsidR="009B5689" w:rsidRDefault="00000000">
            <w:pPr>
              <w:spacing w:line="240" w:lineRule="auto"/>
              <w:rPr>
                <w:ins w:id="242" w:author="Wenyi Lu" w:date="2025-12-15T19:01:00Z"/>
                <w:rFonts w:ascii="Calibri" w:eastAsia="Calibri" w:hAnsi="Calibri" w:cs="Calibri"/>
              </w:rPr>
            </w:pPr>
            <w:ins w:id="243" w:author="Wenyi Lu" w:date="2025-12-15T19:01:00Z">
              <w:r>
                <w:rPr>
                  <w:rFonts w:ascii="Calibri" w:eastAsia="Calibri" w:hAnsi="Calibri" w:cs="Calibri"/>
                </w:rPr>
                <w:t>“nodeId”: “27”}</w:t>
              </w:r>
            </w:ins>
          </w:p>
          <w:p w14:paraId="209B721A" w14:textId="77777777" w:rsidR="009B5689" w:rsidRDefault="009B5689">
            <w:pPr>
              <w:spacing w:line="240" w:lineRule="auto"/>
              <w:rPr>
                <w:ins w:id="244" w:author="Wenyi Lu" w:date="2025-12-15T19:01:00Z"/>
                <w:rFonts w:ascii="Calibri" w:eastAsia="Calibri" w:hAnsi="Calibri" w:cs="Calibri"/>
              </w:rPr>
            </w:pPr>
          </w:p>
          <w:p w14:paraId="06751DAD" w14:textId="77777777" w:rsidR="009B5689" w:rsidRDefault="00000000">
            <w:pPr>
              <w:spacing w:line="240" w:lineRule="auto"/>
              <w:rPr>
                <w:ins w:id="245" w:author="Wenyi Lu" w:date="2025-12-15T19:01:00Z"/>
                <w:rFonts w:ascii="Calibri" w:eastAsia="Calibri" w:hAnsi="Calibri" w:cs="Calibri"/>
              </w:rPr>
            </w:pPr>
            <w:ins w:id="246" w:author="Wenyi Lu" w:date="2025-12-15T19:01:00Z">
              <w:r>
                <w:rPr>
                  <w:rFonts w:ascii="Calibri" w:eastAsia="Calibri" w:hAnsi="Calibri" w:cs="Calibri"/>
                </w:rPr>
                <w:t>{dialogueEventType: “DialogueNodeEvent”,</w:t>
              </w:r>
            </w:ins>
          </w:p>
          <w:p w14:paraId="56001B3C" w14:textId="77777777" w:rsidR="009B5689" w:rsidRDefault="00000000">
            <w:pPr>
              <w:spacing w:line="240" w:lineRule="auto"/>
              <w:rPr>
                <w:ins w:id="247" w:author="Wenyi Lu" w:date="2025-12-15T19:01:00Z"/>
                <w:rFonts w:ascii="Calibri" w:eastAsia="Calibri" w:hAnsi="Calibri" w:cs="Calibri"/>
              </w:rPr>
            </w:pPr>
            <w:ins w:id="248" w:author="Wenyi Lu" w:date="2025-12-15T19:01:00Z">
              <w:r>
                <w:rPr>
                  <w:rFonts w:ascii="Calibri" w:eastAsia="Calibri" w:hAnsi="Calibri" w:cs="Calibri"/>
                </w:rPr>
                <w:t>“conversationId”: “11”,</w:t>
              </w:r>
            </w:ins>
          </w:p>
          <w:p w14:paraId="5D21BF23" w14:textId="77777777" w:rsidR="009B5689" w:rsidRDefault="00000000">
            <w:pPr>
              <w:spacing w:line="240" w:lineRule="auto"/>
              <w:rPr>
                <w:ins w:id="249" w:author="Wenyi Lu" w:date="2025-12-15T19:01:00Z"/>
                <w:rFonts w:ascii="Calibri" w:eastAsia="Calibri" w:hAnsi="Calibri" w:cs="Calibri"/>
              </w:rPr>
            </w:pPr>
            <w:ins w:id="250" w:author="Wenyi Lu" w:date="2025-12-15T19:01:00Z">
              <w:r>
                <w:rPr>
                  <w:rFonts w:ascii="Calibri" w:eastAsia="Calibri" w:hAnsi="Calibri" w:cs="Calibri"/>
                </w:rPr>
                <w:t>“nodeId”: “29”}</w:t>
              </w:r>
            </w:ins>
          </w:p>
          <w:p w14:paraId="72AE8298" w14:textId="77777777" w:rsidR="009B5689" w:rsidRDefault="009B5689">
            <w:pPr>
              <w:spacing w:line="240" w:lineRule="auto"/>
              <w:rPr>
                <w:rFonts w:ascii="Calibri" w:eastAsia="Calibri" w:hAnsi="Calibri" w:cs="Calibri"/>
              </w:rPr>
            </w:pPr>
          </w:p>
        </w:tc>
        <w:tc>
          <w:tcPr>
            <w:tcW w:w="5130" w:type="dxa"/>
          </w:tcPr>
          <w:p w14:paraId="2BD4FC1A" w14:textId="77777777" w:rsidR="009B5689" w:rsidRDefault="00000000">
            <w:pPr>
              <w:spacing w:line="240" w:lineRule="auto"/>
              <w:rPr>
                <w:rFonts w:ascii="Calibri" w:eastAsia="Calibri" w:hAnsi="Calibri" w:cs="Calibri"/>
              </w:rPr>
            </w:pPr>
            <w:r>
              <w:rPr>
                <w:rFonts w:ascii="Calibri" w:eastAsia="Calibri" w:hAnsi="Calibri" w:cs="Calibri"/>
              </w:rPr>
              <w:lastRenderedPageBreak/>
              <w:t>(5 points possible)</w:t>
            </w:r>
          </w:p>
          <w:p w14:paraId="24D84717" w14:textId="77777777" w:rsidR="009B5689" w:rsidRDefault="009B5689">
            <w:pPr>
              <w:spacing w:line="240" w:lineRule="auto"/>
              <w:rPr>
                <w:rFonts w:ascii="Calibri" w:eastAsia="Calibri" w:hAnsi="Calibri" w:cs="Calibri"/>
              </w:rPr>
            </w:pPr>
          </w:p>
          <w:p w14:paraId="182C0870"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if Dialog (</w:t>
            </w:r>
            <w:ins w:id="251" w:author="Wenyi Lu" w:date="2025-12-15T19:03:00Z">
              <w:r>
                <w:rPr>
                  <w:rFonts w:ascii="Calibri" w:eastAsia="Calibri" w:hAnsi="Calibri" w:cs="Calibri"/>
                  <w:i/>
                  <w:iCs/>
                  <w:rPrChange w:id="252" w:author="Wenyi Lu" w:date="2025-12-15T19:03:00Z">
                    <w:rPr>
                      <w:rFonts w:ascii="Calibri" w:eastAsia="Calibri" w:hAnsi="Calibri" w:cs="Calibri"/>
                    </w:rPr>
                  </w:rPrChange>
                </w:rPr>
                <w:t>Pollution will only flow downstream, so we need to test further upstream</w:t>
              </w:r>
            </w:ins>
            <w:del w:id="253" w:author="Wenyi Lu" w:date="2025-12-15T19:03:00Z">
              <w:r>
                <w:rPr>
                  <w:rFonts w:ascii="Calibri" w:eastAsia="Calibri" w:hAnsi="Calibri" w:cs="Calibri"/>
                  <w:i/>
                  <w:iCs/>
                </w:rPr>
                <w:delText xml:space="preserve">Pollution will only </w:delText>
              </w:r>
              <w:r>
                <w:rPr>
                  <w:rFonts w:ascii="Calibri" w:eastAsia="Calibri" w:hAnsi="Calibri" w:cs="Calibri"/>
                  <w:i/>
                  <w:iCs/>
                </w:rPr>
                <w:lastRenderedPageBreak/>
                <w:delText>flow downstream, so we need to test upstream of the pollution</w:delText>
              </w:r>
            </w:del>
            <w:r>
              <w:rPr>
                <w:rFonts w:ascii="Calibri" w:eastAsia="Calibri" w:hAnsi="Calibri" w:cs="Calibri"/>
              </w:rPr>
              <w:t>) is triggered 0 or 1 time.</w:t>
            </w:r>
          </w:p>
          <w:p w14:paraId="6C4C6450" w14:textId="77777777" w:rsidR="009B5689" w:rsidRDefault="009B5689">
            <w:pPr>
              <w:spacing w:line="240" w:lineRule="auto"/>
              <w:rPr>
                <w:rFonts w:ascii="Calibri" w:eastAsia="Calibri" w:hAnsi="Calibri" w:cs="Calibri"/>
              </w:rPr>
            </w:pPr>
          </w:p>
          <w:p w14:paraId="49B130AC"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if Dialog (</w:t>
            </w:r>
            <w:ins w:id="254" w:author="Wenyi Lu" w:date="2025-12-15T19:04:00Z">
              <w:r>
                <w:rPr>
                  <w:rFonts w:ascii="Calibri" w:eastAsia="Calibri" w:hAnsi="Calibri" w:cs="Calibri"/>
                  <w:i/>
                  <w:iCs/>
                  <w:rPrChange w:id="255" w:author="Wenyi Lu" w:date="2025-12-15T19:04:00Z">
                    <w:rPr>
                      <w:rFonts w:ascii="Calibri" w:eastAsia="Calibri" w:hAnsi="Calibri" w:cs="Calibri"/>
                    </w:rPr>
                  </w:rPrChange>
                </w:rPr>
                <w:t>Pollution will only flow downstream, so we need to test further upstream</w:t>
              </w:r>
            </w:ins>
            <w:del w:id="256" w:author="Wenyi Lu" w:date="2025-12-15T19:04:00Z">
              <w:r>
                <w:rPr>
                  <w:rFonts w:ascii="Calibri" w:eastAsia="Calibri" w:hAnsi="Calibri" w:cs="Calibri"/>
                  <w:i/>
                  <w:iCs/>
                </w:rPr>
                <w:delText>Pollution will only flow downstream, so we need to test upstream of the pollution</w:delText>
              </w:r>
            </w:del>
            <w:r>
              <w:rPr>
                <w:rFonts w:ascii="Calibri" w:eastAsia="Calibri" w:hAnsi="Calibri" w:cs="Calibri"/>
              </w:rPr>
              <w:t>) is triggered 2 or 3 times</w:t>
            </w:r>
          </w:p>
          <w:p w14:paraId="2DA507A2" w14:textId="77777777" w:rsidR="009B5689" w:rsidRDefault="009B5689">
            <w:pPr>
              <w:spacing w:line="240" w:lineRule="auto"/>
              <w:rPr>
                <w:rFonts w:ascii="Calibri" w:eastAsia="Calibri" w:hAnsi="Calibri" w:cs="Calibri"/>
              </w:rPr>
            </w:pPr>
          </w:p>
          <w:p w14:paraId="2F22A0D4"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if Dialog (</w:t>
            </w:r>
            <w:ins w:id="257" w:author="Wenyi Lu" w:date="2025-12-15T19:04:00Z">
              <w:r>
                <w:rPr>
                  <w:rFonts w:ascii="Calibri" w:eastAsia="Calibri" w:hAnsi="Calibri" w:cs="Calibri"/>
                  <w:i/>
                  <w:iCs/>
                  <w:rPrChange w:id="258" w:author="Wenyi Lu" w:date="2025-12-15T19:04:00Z">
                    <w:rPr>
                      <w:rFonts w:ascii="Calibri" w:eastAsia="Calibri" w:hAnsi="Calibri" w:cs="Calibri"/>
                    </w:rPr>
                  </w:rPrChange>
                </w:rPr>
                <w:t>Pollution will only flow downstream, so we need to test further upstream</w:t>
              </w:r>
            </w:ins>
            <w:del w:id="259" w:author="Wenyi Lu" w:date="2025-12-15T19:04:00Z">
              <w:r>
                <w:rPr>
                  <w:rFonts w:ascii="Calibri" w:eastAsia="Calibri" w:hAnsi="Calibri" w:cs="Calibri"/>
                  <w:i/>
                  <w:iCs/>
                </w:rPr>
                <w:delText>Pollution will only flow downstream, so we need to test upstream of the pollution</w:delText>
              </w:r>
            </w:del>
            <w:r>
              <w:rPr>
                <w:rFonts w:ascii="Calibri" w:eastAsia="Calibri" w:hAnsi="Calibri" w:cs="Calibri"/>
              </w:rPr>
              <w:t>) is triggered 4 or more times</w:t>
            </w:r>
          </w:p>
          <w:p w14:paraId="5E80A9B9" w14:textId="77777777" w:rsidR="009B5689" w:rsidRDefault="009B5689">
            <w:pPr>
              <w:spacing w:line="240" w:lineRule="auto"/>
              <w:rPr>
                <w:rFonts w:ascii="Calibri" w:eastAsia="Calibri" w:hAnsi="Calibri" w:cs="Calibri"/>
              </w:rPr>
            </w:pPr>
          </w:p>
          <w:p w14:paraId="08FC0DB4" w14:textId="77777777" w:rsidR="009B5689" w:rsidRDefault="00000000">
            <w:pPr>
              <w:spacing w:line="240" w:lineRule="auto"/>
              <w:rPr>
                <w:rFonts w:ascii="Calibri" w:eastAsia="Calibri" w:hAnsi="Calibri" w:cs="Calibri"/>
              </w:rPr>
            </w:pPr>
            <w:r>
              <w:rPr>
                <w:rFonts w:ascii="Calibri" w:eastAsia="Calibri" w:hAnsi="Calibri" w:cs="Calibri"/>
              </w:rPr>
              <w:t>—-----------------------------------------------------------------------------</w:t>
            </w:r>
          </w:p>
          <w:p w14:paraId="48A670A8" w14:textId="77777777" w:rsidR="009B5689" w:rsidRDefault="009B5689">
            <w:pPr>
              <w:spacing w:line="240" w:lineRule="auto"/>
              <w:rPr>
                <w:rFonts w:ascii="Calibri" w:eastAsia="Calibri" w:hAnsi="Calibri" w:cs="Calibri"/>
              </w:rPr>
            </w:pPr>
          </w:p>
          <w:p w14:paraId="343CB4B3"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if Dialog (</w:t>
            </w:r>
            <w:ins w:id="260" w:author="Wenyi Lu" w:date="2025-12-15T19:02:00Z">
              <w:r>
                <w:rPr>
                  <w:rFonts w:ascii="Calibri" w:eastAsia="Calibri" w:hAnsi="Calibri" w:cs="Calibri"/>
                  <w:i/>
                  <w:iCs/>
                  <w:rPrChange w:id="261" w:author="Wenyi Lu" w:date="2025-12-15T19:02:00Z">
                    <w:rPr>
                      <w:rFonts w:ascii="Calibri" w:eastAsia="Calibri" w:hAnsi="Calibri" w:cs="Calibri"/>
                    </w:rPr>
                  </w:rPrChange>
                </w:rPr>
                <w:t>Green</w:t>
              </w:r>
            </w:ins>
            <w:del w:id="262" w:author="Wenyi Lu" w:date="2025-12-15T19:02:00Z">
              <w:r>
                <w:rPr>
                  <w:rFonts w:ascii="Calibri" w:eastAsia="Calibri" w:hAnsi="Calibri" w:cs="Calibri"/>
                  <w:i/>
                  <w:iCs/>
                </w:rPr>
                <w:delText>Blue</w:delText>
              </w:r>
            </w:del>
            <w:r>
              <w:rPr>
                <w:rFonts w:ascii="Calibri" w:eastAsia="Calibri" w:hAnsi="Calibri" w:cs="Calibri"/>
                <w:i/>
                <w:iCs/>
              </w:rPr>
              <w:t xml:space="preserve"> checkmark means clean. You won’t need to check upstream of a clean sensor.</w:t>
            </w:r>
            <w:r>
              <w:rPr>
                <w:rFonts w:ascii="Calibri" w:eastAsia="Calibri" w:hAnsi="Calibri" w:cs="Calibri"/>
              </w:rPr>
              <w:t>) is triggered 0 or 1 time.</w:t>
            </w:r>
          </w:p>
          <w:p w14:paraId="17ECFE70" w14:textId="77777777" w:rsidR="009B5689" w:rsidRDefault="009B5689">
            <w:pPr>
              <w:spacing w:line="240" w:lineRule="auto"/>
              <w:rPr>
                <w:rFonts w:ascii="Calibri" w:eastAsia="Calibri" w:hAnsi="Calibri" w:cs="Calibri"/>
              </w:rPr>
            </w:pPr>
          </w:p>
          <w:p w14:paraId="79E9C622"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if Dialog (</w:t>
            </w:r>
            <w:ins w:id="263" w:author="Wenyi Lu" w:date="2025-12-15T19:02:00Z">
              <w:r>
                <w:rPr>
                  <w:rFonts w:ascii="Calibri" w:eastAsia="Calibri" w:hAnsi="Calibri" w:cs="Calibri"/>
                  <w:i/>
                  <w:iCs/>
                  <w:rPrChange w:id="264" w:author="Wenyi Lu" w:date="2025-12-15T19:02:00Z">
                    <w:rPr>
                      <w:rFonts w:ascii="Calibri" w:eastAsia="Calibri" w:hAnsi="Calibri" w:cs="Calibri"/>
                    </w:rPr>
                  </w:rPrChange>
                </w:rPr>
                <w:t>Green</w:t>
              </w:r>
            </w:ins>
            <w:del w:id="265" w:author="Wenyi Lu" w:date="2025-12-15T19:02:00Z">
              <w:r>
                <w:rPr>
                  <w:rFonts w:ascii="Calibri" w:eastAsia="Calibri" w:hAnsi="Calibri" w:cs="Calibri"/>
                  <w:i/>
                  <w:iCs/>
                </w:rPr>
                <w:delText>Blue</w:delText>
              </w:r>
            </w:del>
            <w:r>
              <w:rPr>
                <w:rFonts w:ascii="Calibri" w:eastAsia="Calibri" w:hAnsi="Calibri" w:cs="Calibri"/>
                <w:i/>
                <w:iCs/>
              </w:rPr>
              <w:t xml:space="preserve"> checkmark means clean. You won’t need to check upstream of a clean sensor.</w:t>
            </w:r>
            <w:r>
              <w:rPr>
                <w:rFonts w:ascii="Calibri" w:eastAsia="Calibri" w:hAnsi="Calibri" w:cs="Calibri"/>
              </w:rPr>
              <w:t>) is triggered 2 or 3 times</w:t>
            </w:r>
          </w:p>
          <w:p w14:paraId="1862F014" w14:textId="77777777" w:rsidR="009B5689" w:rsidRDefault="009B5689">
            <w:pPr>
              <w:spacing w:line="240" w:lineRule="auto"/>
              <w:rPr>
                <w:rFonts w:ascii="Calibri" w:eastAsia="Calibri" w:hAnsi="Calibri" w:cs="Calibri"/>
              </w:rPr>
            </w:pPr>
          </w:p>
          <w:p w14:paraId="26A0EE22"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if Dialog (</w:t>
            </w:r>
            <w:ins w:id="266" w:author="Wenyi Lu" w:date="2025-12-15T19:02:00Z">
              <w:r>
                <w:rPr>
                  <w:rFonts w:ascii="Calibri" w:eastAsia="Calibri" w:hAnsi="Calibri" w:cs="Calibri"/>
                  <w:i/>
                  <w:iCs/>
                  <w:rPrChange w:id="267" w:author="Wenyi Lu" w:date="2025-12-15T19:02:00Z">
                    <w:rPr>
                      <w:rFonts w:ascii="Calibri" w:eastAsia="Calibri" w:hAnsi="Calibri" w:cs="Calibri"/>
                    </w:rPr>
                  </w:rPrChange>
                </w:rPr>
                <w:t>Green</w:t>
              </w:r>
            </w:ins>
            <w:del w:id="268" w:author="Wenyi Lu" w:date="2025-12-15T19:02:00Z">
              <w:r>
                <w:rPr>
                  <w:rFonts w:ascii="Calibri" w:eastAsia="Calibri" w:hAnsi="Calibri" w:cs="Calibri"/>
                  <w:i/>
                  <w:iCs/>
                </w:rPr>
                <w:delText>Blue</w:delText>
              </w:r>
            </w:del>
            <w:r>
              <w:rPr>
                <w:rFonts w:ascii="Calibri" w:eastAsia="Calibri" w:hAnsi="Calibri" w:cs="Calibri"/>
                <w:i/>
                <w:iCs/>
              </w:rPr>
              <w:t xml:space="preserve"> checkmark means clean. You won’t need to check upstream of a clean sensor.</w:t>
            </w:r>
            <w:r>
              <w:rPr>
                <w:rFonts w:ascii="Calibri" w:eastAsia="Calibri" w:hAnsi="Calibri" w:cs="Calibri"/>
              </w:rPr>
              <w:t>) is triggered 4 or more times</w:t>
            </w:r>
          </w:p>
          <w:p w14:paraId="06DC510B" w14:textId="77777777" w:rsidR="009B5689" w:rsidRDefault="009B5689">
            <w:pPr>
              <w:spacing w:line="240" w:lineRule="auto"/>
              <w:rPr>
                <w:rFonts w:ascii="Calibri" w:eastAsia="Calibri" w:hAnsi="Calibri" w:cs="Calibri"/>
              </w:rPr>
            </w:pPr>
          </w:p>
          <w:p w14:paraId="4D1DB96F" w14:textId="77777777" w:rsidR="009B5689" w:rsidRDefault="00000000">
            <w:pPr>
              <w:spacing w:line="240" w:lineRule="auto"/>
              <w:rPr>
                <w:rFonts w:ascii="Calibri" w:eastAsia="Calibri" w:hAnsi="Calibri" w:cs="Calibri"/>
              </w:rPr>
            </w:pPr>
            <w:r>
              <w:rPr>
                <w:rFonts w:ascii="Calibri" w:eastAsia="Calibri" w:hAnsi="Calibri" w:cs="Calibri"/>
              </w:rPr>
              <w:t>—-----------------------------------------------------------------------------</w:t>
            </w:r>
          </w:p>
          <w:p w14:paraId="085FB823" w14:textId="77777777" w:rsidR="009B5689" w:rsidRDefault="009B5689">
            <w:pPr>
              <w:spacing w:line="240" w:lineRule="auto"/>
              <w:rPr>
                <w:rFonts w:ascii="Calibri" w:eastAsia="Calibri" w:hAnsi="Calibri" w:cs="Calibri"/>
              </w:rPr>
            </w:pPr>
          </w:p>
          <w:p w14:paraId="5B27BDE7"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if Dialog (</w:t>
            </w:r>
            <w:r>
              <w:rPr>
                <w:rFonts w:ascii="Calibri" w:eastAsia="Calibri" w:hAnsi="Calibri" w:cs="Calibri"/>
                <w:i/>
                <w:iCs/>
              </w:rPr>
              <w:t>We are at the ocean downstream of Tera’s base–logically, there will be pollution here. I recommended proceeding upstream...</w:t>
            </w:r>
            <w:r>
              <w:rPr>
                <w:rFonts w:ascii="Calibri" w:eastAsia="Calibri" w:hAnsi="Calibri" w:cs="Calibri"/>
              </w:rPr>
              <w:t>) is not triggered</w:t>
            </w:r>
          </w:p>
          <w:p w14:paraId="1EAD20AF" w14:textId="77777777" w:rsidR="009B5689" w:rsidRDefault="009B5689">
            <w:pPr>
              <w:spacing w:line="240" w:lineRule="auto"/>
              <w:rPr>
                <w:rFonts w:ascii="Calibri" w:eastAsia="Calibri" w:hAnsi="Calibri" w:cs="Calibri"/>
              </w:rPr>
            </w:pPr>
          </w:p>
          <w:p w14:paraId="72CBA446" w14:textId="77777777" w:rsidR="009B5689" w:rsidRDefault="00000000">
            <w:pPr>
              <w:spacing w:line="240" w:lineRule="auto"/>
              <w:rPr>
                <w:i/>
                <w:iCs/>
              </w:rPr>
            </w:pPr>
            <w:r>
              <w:rPr>
                <w:rFonts w:ascii="Calibri" w:eastAsia="Calibri" w:hAnsi="Calibri" w:cs="Calibri"/>
                <w:b/>
                <w:bCs/>
                <w:u w:val="single"/>
              </w:rPr>
              <w:t>0 point</w:t>
            </w:r>
            <w:r>
              <w:rPr>
                <w:rFonts w:ascii="Calibri" w:eastAsia="Calibri" w:hAnsi="Calibri" w:cs="Calibri"/>
              </w:rPr>
              <w:t xml:space="preserve"> if Dialog (</w:t>
            </w:r>
            <w:r>
              <w:rPr>
                <w:rFonts w:ascii="Calibri" w:eastAsia="Calibri" w:hAnsi="Calibri" w:cs="Calibri"/>
                <w:i/>
                <w:iCs/>
              </w:rPr>
              <w:t>We are at the ocean downstream of Tera’s base–logically, there will be pollution here. I recommended proceeding upstream...</w:t>
            </w:r>
            <w:r>
              <w:rPr>
                <w:rFonts w:ascii="Calibri" w:eastAsia="Calibri" w:hAnsi="Calibri" w:cs="Calibri"/>
              </w:rPr>
              <w:t>) is triggered</w:t>
            </w:r>
          </w:p>
        </w:tc>
      </w:tr>
      <w:tr w:rsidR="009B5689" w14:paraId="72C48640" w14:textId="77777777">
        <w:trPr>
          <w:trHeight w:val="544"/>
        </w:trPr>
        <w:tc>
          <w:tcPr>
            <w:tcW w:w="765" w:type="dxa"/>
            <w:shd w:val="clear" w:color="auto" w:fill="D9EAD3"/>
          </w:tcPr>
          <w:p w14:paraId="45C01F30" w14:textId="77777777" w:rsidR="009B5689" w:rsidRDefault="00000000">
            <w:pPr>
              <w:spacing w:line="240" w:lineRule="auto"/>
              <w:rPr>
                <w:rFonts w:ascii="Calibri" w:eastAsia="Calibri" w:hAnsi="Calibri" w:cs="Calibri"/>
              </w:rPr>
            </w:pPr>
            <w:r>
              <w:rPr>
                <w:rFonts w:ascii="Calibri" w:eastAsia="Calibri" w:hAnsi="Calibri" w:cs="Calibri"/>
              </w:rPr>
              <w:lastRenderedPageBreak/>
              <w:t>U3.C3</w:t>
            </w:r>
          </w:p>
        </w:tc>
        <w:tc>
          <w:tcPr>
            <w:tcW w:w="780" w:type="dxa"/>
            <w:shd w:val="clear" w:color="auto" w:fill="D9EAD3"/>
          </w:tcPr>
          <w:p w14:paraId="767943B5" w14:textId="77777777" w:rsidR="009B5689" w:rsidRDefault="00000000">
            <w:pPr>
              <w:spacing w:line="240" w:lineRule="auto"/>
              <w:rPr>
                <w:rFonts w:ascii="Calibri" w:eastAsia="Calibri" w:hAnsi="Calibri" w:cs="Calibri"/>
              </w:rPr>
            </w:pPr>
            <w:bookmarkStart w:id="269" w:name="uwyc75buvqlo" w:colFirst="0" w:colLast="0"/>
            <w:bookmarkEnd w:id="269"/>
            <w:r>
              <w:rPr>
                <w:rFonts w:ascii="Calibri" w:eastAsia="Calibri" w:hAnsi="Calibri" w:cs="Calibri"/>
              </w:rPr>
              <w:t>3.3</w:t>
            </w:r>
          </w:p>
        </w:tc>
        <w:tc>
          <w:tcPr>
            <w:tcW w:w="1515" w:type="dxa"/>
          </w:tcPr>
          <w:p w14:paraId="25277DB4" w14:textId="77777777" w:rsidR="009B5689" w:rsidRDefault="00000000">
            <w:pPr>
              <w:spacing w:line="240" w:lineRule="auto"/>
              <w:rPr>
                <w:rFonts w:ascii="Calibri" w:eastAsia="Calibri" w:hAnsi="Calibri" w:cs="Calibri"/>
              </w:rPr>
            </w:pPr>
            <w:r>
              <w:rPr>
                <w:rFonts w:ascii="Calibri" w:eastAsia="Calibri" w:hAnsi="Calibri" w:cs="Calibri"/>
              </w:rPr>
              <w:t>Argumentation</w:t>
            </w:r>
          </w:p>
        </w:tc>
        <w:tc>
          <w:tcPr>
            <w:tcW w:w="1245" w:type="dxa"/>
          </w:tcPr>
          <w:p w14:paraId="770E1B1C" w14:textId="77777777" w:rsidR="009B5689" w:rsidRDefault="00000000">
            <w:pPr>
              <w:spacing w:line="240" w:lineRule="auto"/>
              <w:rPr>
                <w:rFonts w:ascii="Calibri" w:eastAsia="Calibri" w:hAnsi="Calibri" w:cs="Calibri"/>
              </w:rPr>
            </w:pPr>
            <w:r>
              <w:rPr>
                <w:rFonts w:ascii="Calibri" w:eastAsia="Calibri" w:hAnsi="Calibri" w:cs="Calibri"/>
              </w:rPr>
              <w:t>Convince Tera of Pollution Location</w:t>
            </w:r>
          </w:p>
        </w:tc>
        <w:tc>
          <w:tcPr>
            <w:tcW w:w="1200" w:type="dxa"/>
          </w:tcPr>
          <w:p w14:paraId="7332EE44" w14:textId="77777777" w:rsidR="009B5689" w:rsidRDefault="00000000">
            <w:pPr>
              <w:spacing w:line="240" w:lineRule="auto"/>
              <w:rPr>
                <w:rFonts w:ascii="Calibri" w:eastAsia="Calibri" w:hAnsi="Calibri" w:cs="Calibri"/>
              </w:rPr>
            </w:pPr>
            <w:r>
              <w:rPr>
                <w:rFonts w:ascii="Calibri" w:eastAsia="Calibri" w:hAnsi="Calibri" w:cs="Calibri"/>
              </w:rPr>
              <w:t>X</w:t>
            </w:r>
          </w:p>
          <w:p w14:paraId="03EB9287" w14:textId="77777777" w:rsidR="009B5689" w:rsidRDefault="00000000">
            <w:pPr>
              <w:spacing w:line="240" w:lineRule="auto"/>
              <w:rPr>
                <w:rFonts w:ascii="Calibri" w:eastAsia="Calibri" w:hAnsi="Calibri" w:cs="Calibri"/>
              </w:rPr>
            </w:pPr>
            <w:r>
              <w:rPr>
                <w:rFonts w:ascii="Calibri" w:eastAsia="Calibri" w:hAnsi="Calibri" w:cs="Calibri"/>
              </w:rPr>
              <w:t>On-track:</w:t>
            </w:r>
          </w:p>
          <w:p w14:paraId="7F610733" w14:textId="77777777" w:rsidR="009B5689" w:rsidRDefault="00000000">
            <w:pPr>
              <w:spacing w:line="240" w:lineRule="auto"/>
              <w:rPr>
                <w:rFonts w:ascii="Calibri" w:eastAsia="Calibri" w:hAnsi="Calibri" w:cs="Calibri"/>
              </w:rPr>
            </w:pPr>
            <w:r>
              <w:rPr>
                <w:rFonts w:ascii="Calibri" w:eastAsia="Calibri" w:hAnsi="Calibri" w:cs="Calibri"/>
              </w:rPr>
              <w:t>(3 - 4 pts.)</w:t>
            </w:r>
          </w:p>
          <w:p w14:paraId="485E3EA4" w14:textId="77777777" w:rsidR="009B5689" w:rsidRDefault="00000000">
            <w:pPr>
              <w:spacing w:line="240" w:lineRule="auto"/>
              <w:rPr>
                <w:rFonts w:ascii="Calibri" w:eastAsia="Calibri" w:hAnsi="Calibri" w:cs="Calibri"/>
              </w:rPr>
            </w:pPr>
            <w:r>
              <w:rPr>
                <w:rFonts w:ascii="Calibri" w:eastAsia="Calibri" w:hAnsi="Calibri" w:cs="Calibri"/>
              </w:rPr>
              <w:t>Concern:</w:t>
            </w:r>
          </w:p>
          <w:p w14:paraId="6295F105" w14:textId="77777777" w:rsidR="009B5689" w:rsidRDefault="00000000">
            <w:pPr>
              <w:spacing w:line="240" w:lineRule="auto"/>
              <w:rPr>
                <w:rFonts w:ascii="Calibri" w:eastAsia="Calibri" w:hAnsi="Calibri" w:cs="Calibri"/>
              </w:rPr>
            </w:pPr>
            <w:r>
              <w:rPr>
                <w:rFonts w:ascii="Calibri" w:eastAsia="Calibri" w:hAnsi="Calibri" w:cs="Calibri"/>
              </w:rPr>
              <w:t>(less than 3 pts.)</w:t>
            </w:r>
          </w:p>
        </w:tc>
        <w:tc>
          <w:tcPr>
            <w:tcW w:w="1845" w:type="dxa"/>
          </w:tcPr>
          <w:p w14:paraId="2D4C25AF" w14:textId="77777777" w:rsidR="009B5689" w:rsidRDefault="00000000">
            <w:pPr>
              <w:spacing w:line="240" w:lineRule="auto"/>
              <w:rPr>
                <w:rFonts w:ascii="Calibri" w:eastAsia="Calibri" w:hAnsi="Calibri" w:cs="Calibri"/>
              </w:rPr>
            </w:pPr>
            <w:r>
              <w:rPr>
                <w:rFonts w:ascii="Calibri" w:eastAsia="Calibri" w:hAnsi="Calibri" w:cs="Calibri"/>
                <w:b/>
                <w:bCs/>
                <w:u w:val="single"/>
              </w:rPr>
              <w:t>3 Points</w:t>
            </w:r>
            <w:r>
              <w:rPr>
                <w:rFonts w:ascii="Calibri" w:eastAsia="Calibri" w:hAnsi="Calibri" w:cs="Calibri"/>
              </w:rPr>
              <w:t xml:space="preserve"> correct answer within 3 attempts</w:t>
            </w:r>
          </w:p>
          <w:p w14:paraId="5D4E6E62"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4 attempts</w:t>
            </w:r>
          </w:p>
          <w:p w14:paraId="24ED8E34"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5 attempts</w:t>
            </w:r>
          </w:p>
          <w:p w14:paraId="48752A3F"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for opening back info 2 at any time</w:t>
            </w:r>
          </w:p>
          <w:p w14:paraId="51E2860E"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more than 5 attempts</w:t>
            </w:r>
          </w:p>
        </w:tc>
        <w:tc>
          <w:tcPr>
            <w:tcW w:w="2655" w:type="dxa"/>
          </w:tcPr>
          <w:p w14:paraId="7A3DB8C0" w14:textId="77777777" w:rsidR="009B5689" w:rsidRDefault="00000000">
            <w:pPr>
              <w:spacing w:line="240" w:lineRule="auto"/>
              <w:rPr>
                <w:rFonts w:ascii="Calibri" w:eastAsia="Calibri" w:hAnsi="Calibri" w:cs="Calibri"/>
              </w:rPr>
            </w:pPr>
            <w:r>
              <w:rPr>
                <w:rFonts w:ascii="Calibri" w:eastAsia="Calibri" w:hAnsi="Calibri" w:cs="Calibri"/>
              </w:rPr>
              <w:t xml:space="preserve">Check argument success event’s frequency and argument failure event’s frequency </w:t>
            </w:r>
          </w:p>
          <w:p w14:paraId="2CE58CA5" w14:textId="77777777" w:rsidR="009B5689" w:rsidRDefault="009B5689">
            <w:pPr>
              <w:spacing w:line="240" w:lineRule="auto"/>
              <w:rPr>
                <w:rFonts w:ascii="Calibri" w:eastAsia="Calibri" w:hAnsi="Calibri" w:cs="Calibri"/>
              </w:rPr>
            </w:pPr>
          </w:p>
          <w:p w14:paraId="7D51692F" w14:textId="77777777" w:rsidR="009B5689" w:rsidRDefault="00000000">
            <w:pPr>
              <w:spacing w:line="240" w:lineRule="auto"/>
              <w:rPr>
                <w:ins w:id="270" w:author="Wenyi Lu" w:date="2025-12-15T19:24:00Z"/>
                <w:rFonts w:ascii="Calibri" w:eastAsia="Calibri" w:hAnsi="Calibri" w:cs="Calibri"/>
              </w:rPr>
            </w:pPr>
            <w:r>
              <w:rPr>
                <w:rFonts w:ascii="Calibri" w:eastAsia="Calibri" w:hAnsi="Calibri" w:cs="Calibri"/>
              </w:rPr>
              <w:t>Use of backing info (</w:t>
            </w:r>
            <w:hyperlink r:id="rId10" w:anchor="slide=id.g2bb6a59d4c5_0_71">
              <w:r>
                <w:rPr>
                  <w:rFonts w:ascii="Calibri" w:eastAsia="Calibri" w:hAnsi="Calibri" w:cs="Calibri"/>
                  <w:color w:val="1155CC"/>
                  <w:u w:val="single"/>
                </w:rPr>
                <w:t>unit 3 #2</w:t>
              </w:r>
            </w:hyperlink>
            <w:r>
              <w:rPr>
                <w:rFonts w:ascii="Calibri" w:eastAsia="Calibri" w:hAnsi="Calibri" w:cs="Calibri"/>
              </w:rPr>
              <w:t>)</w:t>
            </w:r>
          </w:p>
          <w:p w14:paraId="373D28B6" w14:textId="77777777" w:rsidR="009B5689" w:rsidRDefault="009B5689">
            <w:pPr>
              <w:spacing w:line="240" w:lineRule="auto"/>
              <w:rPr>
                <w:ins w:id="271" w:author="Wenyi Lu" w:date="2025-12-15T19:24:00Z"/>
                <w:rFonts w:ascii="Calibri" w:eastAsia="Calibri" w:hAnsi="Calibri" w:cs="Calibri"/>
              </w:rPr>
            </w:pPr>
          </w:p>
          <w:p w14:paraId="404F92AD" w14:textId="77777777" w:rsidR="009B5689" w:rsidRDefault="00000000">
            <w:pPr>
              <w:spacing w:line="240" w:lineRule="auto"/>
              <w:rPr>
                <w:ins w:id="272" w:author="Wenyi Lu" w:date="2025-12-15T19:24:00Z"/>
                <w:rFonts w:ascii="Calibri" w:eastAsia="Calibri" w:hAnsi="Calibri" w:cs="Calibri"/>
              </w:rPr>
            </w:pPr>
            <w:ins w:id="273" w:author="Wenyi Lu" w:date="2025-12-15T19:24:00Z">
              <w:r>
                <w:rPr>
                  <w:rFonts w:ascii="Calibri" w:eastAsia="Calibri" w:hAnsi="Calibri" w:cs="Calibri"/>
                </w:rPr>
                <w:t>Correct feedback:</w:t>
              </w:r>
            </w:ins>
          </w:p>
          <w:p w14:paraId="47BAD867" w14:textId="77777777" w:rsidR="009B5689" w:rsidRDefault="00000000">
            <w:pPr>
              <w:widowControl w:val="0"/>
              <w:spacing w:line="240" w:lineRule="auto"/>
              <w:rPr>
                <w:ins w:id="274" w:author="Wenyi Lu" w:date="2025-12-15T19:24:00Z"/>
                <w:rFonts w:ascii="Calibri" w:eastAsia="Calibri" w:hAnsi="Calibri" w:cs="Calibri"/>
              </w:rPr>
            </w:pPr>
            <w:ins w:id="275" w:author="Wenyi Lu" w:date="2025-12-15T19:24:00Z">
              <w:r>
                <w:rPr>
                  <w:rFonts w:ascii="Calibri" w:eastAsia="Calibri" w:hAnsi="Calibri" w:cs="Calibri"/>
                </w:rPr>
                <w:t>{dialogueEventType: “DialogueNodeEvent”,</w:t>
              </w:r>
            </w:ins>
          </w:p>
          <w:p w14:paraId="660CD449" w14:textId="77777777" w:rsidR="009B5689" w:rsidRDefault="00000000">
            <w:pPr>
              <w:widowControl w:val="0"/>
              <w:spacing w:line="240" w:lineRule="auto"/>
              <w:rPr>
                <w:ins w:id="276" w:author="Wenyi Lu" w:date="2025-12-15T19:24:00Z"/>
                <w:rFonts w:ascii="Calibri" w:eastAsia="Calibri" w:hAnsi="Calibri" w:cs="Calibri"/>
              </w:rPr>
            </w:pPr>
            <w:ins w:id="277" w:author="Wenyi Lu" w:date="2025-12-15T19:24:00Z">
              <w:r>
                <w:rPr>
                  <w:rFonts w:ascii="Calibri" w:eastAsia="Calibri" w:hAnsi="Calibri" w:cs="Calibri"/>
                </w:rPr>
                <w:t>“conversationId”: “84”,</w:t>
              </w:r>
            </w:ins>
          </w:p>
          <w:p w14:paraId="1538F1CD" w14:textId="77777777" w:rsidR="009B5689" w:rsidRDefault="00000000">
            <w:pPr>
              <w:widowControl w:val="0"/>
              <w:spacing w:line="240" w:lineRule="auto"/>
              <w:rPr>
                <w:ins w:id="278" w:author="Wenyi Lu" w:date="2025-12-15T19:24:00Z"/>
                <w:rFonts w:ascii="Calibri" w:eastAsia="Calibri" w:hAnsi="Calibri" w:cs="Calibri"/>
              </w:rPr>
            </w:pPr>
            <w:ins w:id="279" w:author="Wenyi Lu" w:date="2025-12-15T19:24:00Z">
              <w:r>
                <w:rPr>
                  <w:rFonts w:ascii="Calibri" w:eastAsia="Calibri" w:hAnsi="Calibri" w:cs="Calibri"/>
                </w:rPr>
                <w:t>“nodeId”: “36”}</w:t>
              </w:r>
            </w:ins>
          </w:p>
          <w:p w14:paraId="44A113EC" w14:textId="77777777" w:rsidR="009B5689" w:rsidRDefault="009B5689">
            <w:pPr>
              <w:widowControl w:val="0"/>
              <w:spacing w:line="240" w:lineRule="auto"/>
              <w:rPr>
                <w:ins w:id="280" w:author="Wenyi Lu" w:date="2025-12-15T19:24:00Z"/>
                <w:rFonts w:ascii="Calibri" w:eastAsia="Calibri" w:hAnsi="Calibri" w:cs="Calibri"/>
              </w:rPr>
            </w:pPr>
          </w:p>
          <w:p w14:paraId="72862564" w14:textId="77777777" w:rsidR="009B5689" w:rsidRDefault="00000000">
            <w:pPr>
              <w:spacing w:line="240" w:lineRule="auto"/>
              <w:rPr>
                <w:ins w:id="281" w:author="Wenyi Lu" w:date="2025-12-15T19:24:00Z"/>
                <w:rFonts w:ascii="Calibri" w:eastAsia="Calibri" w:hAnsi="Calibri" w:cs="Calibri"/>
              </w:rPr>
            </w:pPr>
            <w:ins w:id="282" w:author="Wenyi Lu" w:date="2025-12-15T19:24:00Z">
              <w:r>
                <w:rPr>
                  <w:rFonts w:ascii="Calibri" w:eastAsia="Calibri" w:hAnsi="Calibri" w:cs="Calibri"/>
                </w:rPr>
                <w:t>Incorrect feedback:</w:t>
              </w:r>
            </w:ins>
          </w:p>
          <w:p w14:paraId="1F55534F" w14:textId="77777777" w:rsidR="009B5689" w:rsidRDefault="00000000">
            <w:pPr>
              <w:widowControl w:val="0"/>
              <w:spacing w:line="240" w:lineRule="auto"/>
              <w:rPr>
                <w:ins w:id="283" w:author="Wenyi Lu" w:date="2025-12-15T19:24:00Z"/>
                <w:rFonts w:ascii="Calibri" w:eastAsia="Calibri" w:hAnsi="Calibri" w:cs="Calibri"/>
              </w:rPr>
            </w:pPr>
            <w:ins w:id="284" w:author="Wenyi Lu" w:date="2025-12-15T19:24:00Z">
              <w:r>
                <w:rPr>
                  <w:rFonts w:ascii="Calibri" w:eastAsia="Calibri" w:hAnsi="Calibri" w:cs="Calibri"/>
                </w:rPr>
                <w:t>84-20,25,32,33,34,35,37,39,40,41,42,43,44,45,46,47.</w:t>
              </w:r>
            </w:ins>
          </w:p>
          <w:p w14:paraId="2769B96B" w14:textId="77777777" w:rsidR="009B5689" w:rsidRDefault="009B5689">
            <w:pPr>
              <w:spacing w:line="240" w:lineRule="auto"/>
              <w:rPr>
                <w:ins w:id="285" w:author="Wenyi Lu" w:date="2025-12-15T19:24:00Z"/>
                <w:rFonts w:ascii="Calibri" w:eastAsia="Calibri" w:hAnsi="Calibri" w:cs="Calibri"/>
              </w:rPr>
            </w:pPr>
          </w:p>
          <w:p w14:paraId="1DFB0ECC" w14:textId="77777777" w:rsidR="009B5689" w:rsidRDefault="00000000">
            <w:pPr>
              <w:spacing w:line="240" w:lineRule="auto"/>
              <w:rPr>
                <w:ins w:id="286" w:author="Wenyi Lu" w:date="2025-12-15T19:24:00Z"/>
                <w:rFonts w:ascii="Calibri" w:eastAsia="Calibri" w:hAnsi="Calibri" w:cs="Calibri"/>
              </w:rPr>
            </w:pPr>
            <w:ins w:id="287" w:author="Wenyi Lu" w:date="2025-12-15T19:24:00Z">
              <w:r>
                <w:rPr>
                  <w:rFonts w:ascii="Calibri" w:eastAsia="Calibri" w:hAnsi="Calibri" w:cs="Calibri"/>
                </w:rPr>
                <w:t>argumentationToolEvent</w:t>
              </w:r>
            </w:ins>
          </w:p>
          <w:p w14:paraId="4373622E" w14:textId="77777777" w:rsidR="009B5689" w:rsidRDefault="009B5689">
            <w:pPr>
              <w:spacing w:line="240" w:lineRule="auto"/>
              <w:rPr>
                <w:rFonts w:ascii="Calibri" w:eastAsia="Calibri" w:hAnsi="Calibri" w:cs="Calibri"/>
              </w:rPr>
            </w:pPr>
          </w:p>
        </w:tc>
        <w:tc>
          <w:tcPr>
            <w:tcW w:w="5130" w:type="dxa"/>
          </w:tcPr>
          <w:p w14:paraId="3C8A4FC9" w14:textId="77777777" w:rsidR="009B5689" w:rsidRDefault="00000000">
            <w:pPr>
              <w:spacing w:line="240" w:lineRule="auto"/>
              <w:rPr>
                <w:rFonts w:ascii="Calibri" w:eastAsia="Calibri" w:hAnsi="Calibri" w:cs="Calibri"/>
              </w:rPr>
            </w:pPr>
            <w:r>
              <w:rPr>
                <w:rFonts w:ascii="Calibri" w:eastAsia="Calibri" w:hAnsi="Calibri" w:cs="Calibri"/>
              </w:rPr>
              <w:t>3 points for submitting correct answer within 3 attempts.</w:t>
            </w:r>
          </w:p>
          <w:p w14:paraId="21239A07"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 in 4 attempts.</w:t>
            </w:r>
          </w:p>
          <w:p w14:paraId="6DD8C75F" w14:textId="77777777" w:rsidR="009B5689" w:rsidRDefault="00000000">
            <w:pPr>
              <w:spacing w:line="240" w:lineRule="auto"/>
              <w:rPr>
                <w:rFonts w:ascii="Calibri" w:eastAsia="Calibri" w:hAnsi="Calibri" w:cs="Calibri"/>
              </w:rPr>
            </w:pPr>
            <w:r>
              <w:rPr>
                <w:rFonts w:ascii="Calibri" w:eastAsia="Calibri" w:hAnsi="Calibri" w:cs="Calibri"/>
              </w:rPr>
              <w:t>1 point for 5 attempts before submitting the correct answer.</w:t>
            </w:r>
          </w:p>
          <w:p w14:paraId="306576A2" w14:textId="77777777" w:rsidR="009B5689" w:rsidRDefault="009B5689">
            <w:pPr>
              <w:spacing w:line="240" w:lineRule="auto"/>
              <w:rPr>
                <w:rFonts w:ascii="Calibri" w:eastAsia="Calibri" w:hAnsi="Calibri" w:cs="Calibri"/>
              </w:rPr>
            </w:pPr>
          </w:p>
          <w:p w14:paraId="3F84E6B7" w14:textId="77777777" w:rsidR="009B5689" w:rsidRDefault="00000000">
            <w:pPr>
              <w:spacing w:line="240" w:lineRule="auto"/>
              <w:rPr>
                <w:rFonts w:ascii="Calibri" w:eastAsia="Calibri" w:hAnsi="Calibri" w:cs="Calibri"/>
              </w:rPr>
            </w:pPr>
            <w:r>
              <w:rPr>
                <w:rFonts w:ascii="Calibri" w:eastAsia="Calibri" w:hAnsi="Calibri" w:cs="Calibri"/>
              </w:rPr>
              <w:t xml:space="preserve">1 point for viewing backing info  </w:t>
            </w:r>
            <w:hyperlink r:id="rId11" w:anchor="slide=id.g2bb6a59d4c5_0_71">
              <w:r>
                <w:rPr>
                  <w:rFonts w:ascii="Calibri" w:eastAsia="Calibri" w:hAnsi="Calibri" w:cs="Calibri"/>
                  <w:color w:val="1155CC"/>
                  <w:u w:val="single"/>
                </w:rPr>
                <w:t>unit 3 item#2</w:t>
              </w:r>
            </w:hyperlink>
            <w:r>
              <w:rPr>
                <w:rFonts w:ascii="Calibri" w:eastAsia="Calibri" w:hAnsi="Calibri" w:cs="Calibri"/>
              </w:rPr>
              <w:t xml:space="preserve">  that shows site A and site B at any time</w:t>
            </w:r>
          </w:p>
          <w:p w14:paraId="6893C75B" w14:textId="77777777" w:rsidR="009B5689" w:rsidRDefault="009B5689">
            <w:pPr>
              <w:spacing w:line="240" w:lineRule="auto"/>
              <w:rPr>
                <w:rFonts w:ascii="Calibri" w:eastAsia="Calibri" w:hAnsi="Calibri" w:cs="Calibri"/>
              </w:rPr>
            </w:pPr>
          </w:p>
          <w:p w14:paraId="0853D5D7"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p w14:paraId="133F3C2D" w14:textId="77777777" w:rsidR="009B5689" w:rsidRDefault="009B5689">
            <w:pPr>
              <w:spacing w:line="240" w:lineRule="auto"/>
              <w:rPr>
                <w:rFonts w:ascii="Calibri" w:eastAsia="Calibri" w:hAnsi="Calibri" w:cs="Calibri"/>
              </w:rPr>
            </w:pPr>
          </w:p>
          <w:p w14:paraId="7BF43E1F" w14:textId="77777777" w:rsidR="009B5689" w:rsidRDefault="00000000">
            <w:pPr>
              <w:spacing w:line="240" w:lineRule="auto"/>
              <w:rPr>
                <w:rFonts w:ascii="Calibri" w:eastAsia="Calibri" w:hAnsi="Calibri" w:cs="Calibri"/>
              </w:rPr>
            </w:pPr>
            <w:r>
              <w:rPr>
                <w:rFonts w:ascii="Calibri" w:eastAsia="Calibri" w:hAnsi="Calibri" w:cs="Calibri"/>
              </w:rPr>
              <w:t>Correct feedback: Great Job! You made the best argument possible. Way to go Cadet!</w:t>
            </w:r>
          </w:p>
          <w:p w14:paraId="640018CE" w14:textId="77777777" w:rsidR="009B5689" w:rsidRDefault="009B5689">
            <w:pPr>
              <w:spacing w:line="240" w:lineRule="auto"/>
              <w:rPr>
                <w:rFonts w:ascii="Calibri" w:eastAsia="Calibri" w:hAnsi="Calibri" w:cs="Calibri"/>
              </w:rPr>
            </w:pPr>
          </w:p>
        </w:tc>
      </w:tr>
      <w:tr w:rsidR="009B5689" w14:paraId="5EE94B4D" w14:textId="77777777">
        <w:trPr>
          <w:trHeight w:val="544"/>
        </w:trPr>
        <w:tc>
          <w:tcPr>
            <w:tcW w:w="765" w:type="dxa"/>
            <w:shd w:val="clear" w:color="auto" w:fill="D9EAD3"/>
          </w:tcPr>
          <w:p w14:paraId="785F4945" w14:textId="77777777" w:rsidR="009B5689" w:rsidRDefault="00000000">
            <w:pPr>
              <w:spacing w:line="240" w:lineRule="auto"/>
              <w:rPr>
                <w:rFonts w:ascii="Calibri" w:eastAsia="Calibri" w:hAnsi="Calibri" w:cs="Calibri"/>
              </w:rPr>
            </w:pPr>
            <w:r>
              <w:rPr>
                <w:rFonts w:ascii="Calibri" w:eastAsia="Calibri" w:hAnsi="Calibri" w:cs="Calibri"/>
              </w:rPr>
              <w:t>U3.C4</w:t>
            </w:r>
          </w:p>
        </w:tc>
        <w:tc>
          <w:tcPr>
            <w:tcW w:w="780" w:type="dxa"/>
            <w:shd w:val="clear" w:color="auto" w:fill="D9EAD3"/>
          </w:tcPr>
          <w:p w14:paraId="7A8ADE5D" w14:textId="77777777" w:rsidR="009B5689" w:rsidRDefault="00000000">
            <w:pPr>
              <w:spacing w:line="240" w:lineRule="auto"/>
              <w:rPr>
                <w:rFonts w:ascii="Calibri" w:eastAsia="Calibri" w:hAnsi="Calibri" w:cs="Calibri"/>
              </w:rPr>
            </w:pPr>
            <w:bookmarkStart w:id="288" w:name="6midoaoac0oz" w:colFirst="0" w:colLast="0"/>
            <w:bookmarkEnd w:id="288"/>
            <w:r>
              <w:rPr>
                <w:rFonts w:ascii="Calibri" w:eastAsia="Calibri" w:hAnsi="Calibri" w:cs="Calibri"/>
              </w:rPr>
              <w:t>3.4</w:t>
            </w:r>
          </w:p>
        </w:tc>
        <w:tc>
          <w:tcPr>
            <w:tcW w:w="1515" w:type="dxa"/>
          </w:tcPr>
          <w:p w14:paraId="3C819131" w14:textId="77777777" w:rsidR="009B5689" w:rsidRDefault="00000000">
            <w:pPr>
              <w:spacing w:line="240" w:lineRule="auto"/>
              <w:rPr>
                <w:rFonts w:ascii="Calibri" w:eastAsia="Calibri" w:hAnsi="Calibri" w:cs="Calibri"/>
              </w:rPr>
            </w:pPr>
            <w:r>
              <w:rPr>
                <w:rFonts w:ascii="Calibri" w:eastAsia="Calibri" w:hAnsi="Calibri" w:cs="Calibri"/>
              </w:rPr>
              <w:t>Surface Water</w:t>
            </w:r>
          </w:p>
        </w:tc>
        <w:tc>
          <w:tcPr>
            <w:tcW w:w="1245" w:type="dxa"/>
          </w:tcPr>
          <w:p w14:paraId="51ABE4EF" w14:textId="77777777" w:rsidR="009B5689" w:rsidRDefault="00000000">
            <w:pPr>
              <w:spacing w:line="240" w:lineRule="auto"/>
              <w:rPr>
                <w:rFonts w:ascii="Calibri" w:eastAsia="Calibri" w:hAnsi="Calibri" w:cs="Calibri"/>
              </w:rPr>
            </w:pPr>
            <w:r>
              <w:rPr>
                <w:rFonts w:ascii="Calibri" w:eastAsia="Calibri" w:hAnsi="Calibri" w:cs="Calibri"/>
              </w:rPr>
              <w:t xml:space="preserve">Glyph: Dissolved Particles </w:t>
            </w:r>
          </w:p>
        </w:tc>
        <w:tc>
          <w:tcPr>
            <w:tcW w:w="1200" w:type="dxa"/>
          </w:tcPr>
          <w:p w14:paraId="4A7A8063" w14:textId="77777777" w:rsidR="009B5689" w:rsidRDefault="00000000">
            <w:pPr>
              <w:spacing w:line="240" w:lineRule="auto"/>
              <w:rPr>
                <w:rFonts w:ascii="Calibri" w:eastAsia="Calibri" w:hAnsi="Calibri" w:cs="Calibri"/>
              </w:rPr>
            </w:pPr>
            <w:r>
              <w:rPr>
                <w:rFonts w:ascii="Calibri" w:eastAsia="Calibri" w:hAnsi="Calibri" w:cs="Calibri"/>
              </w:rPr>
              <w:t>On-track: 1-2 points</w:t>
            </w:r>
          </w:p>
          <w:p w14:paraId="589C2E74" w14:textId="77777777" w:rsidR="009B5689" w:rsidRDefault="00000000">
            <w:pPr>
              <w:spacing w:line="240" w:lineRule="auto"/>
              <w:rPr>
                <w:rFonts w:ascii="Calibri" w:eastAsia="Calibri" w:hAnsi="Calibri" w:cs="Calibri"/>
              </w:rPr>
            </w:pPr>
            <w:r>
              <w:rPr>
                <w:rFonts w:ascii="Calibri" w:eastAsia="Calibri" w:hAnsi="Calibri" w:cs="Calibri"/>
              </w:rPr>
              <w:t>Concern: less than 1 points</w:t>
            </w:r>
          </w:p>
        </w:tc>
        <w:tc>
          <w:tcPr>
            <w:tcW w:w="1845" w:type="dxa"/>
          </w:tcPr>
          <w:p w14:paraId="7AAF05D5"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correct answer on first attempt </w:t>
            </w:r>
          </w:p>
          <w:p w14:paraId="277FB996"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2 attempt</w:t>
            </w:r>
          </w:p>
          <w:p w14:paraId="69FF770C"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more than 2 attempts</w:t>
            </w:r>
          </w:p>
        </w:tc>
        <w:tc>
          <w:tcPr>
            <w:tcW w:w="2655" w:type="dxa"/>
          </w:tcPr>
          <w:p w14:paraId="0886F31C" w14:textId="77777777" w:rsidR="009B5689" w:rsidRDefault="00000000">
            <w:pPr>
              <w:spacing w:line="240" w:lineRule="auto"/>
              <w:rPr>
                <w:ins w:id="289" w:author="Wenyi Lu" w:date="2025-12-15T19:53:00Z"/>
                <w:rFonts w:ascii="Calibri" w:eastAsia="Calibri" w:hAnsi="Calibri" w:cs="Calibri"/>
              </w:rPr>
            </w:pPr>
            <w:r>
              <w:rPr>
                <w:rFonts w:ascii="Calibri" w:eastAsia="Calibri" w:hAnsi="Calibri" w:cs="Calibri"/>
              </w:rPr>
              <w:t>Count of submissions before obtaining win state</w:t>
            </w:r>
          </w:p>
          <w:p w14:paraId="3C29344A" w14:textId="77777777" w:rsidR="009B5689" w:rsidRDefault="009B5689">
            <w:pPr>
              <w:spacing w:line="240" w:lineRule="auto"/>
              <w:rPr>
                <w:ins w:id="290" w:author="Wenyi Lu" w:date="2025-12-15T19:53:00Z"/>
                <w:rFonts w:ascii="Calibri" w:eastAsia="Calibri" w:hAnsi="Calibri" w:cs="Calibri"/>
              </w:rPr>
            </w:pPr>
          </w:p>
          <w:p w14:paraId="13C7E0CA" w14:textId="77777777" w:rsidR="009B5689" w:rsidRDefault="00000000">
            <w:pPr>
              <w:spacing w:line="240" w:lineRule="auto"/>
              <w:rPr>
                <w:ins w:id="291" w:author="Wenyi Lu" w:date="2025-12-15T19:53:00Z"/>
                <w:rFonts w:ascii="Calibri" w:eastAsia="Calibri" w:hAnsi="Calibri" w:cs="Calibri"/>
              </w:rPr>
            </w:pPr>
            <w:ins w:id="292" w:author="Wenyi Lu" w:date="2025-12-15T19:53:00Z">
              <w:r>
                <w:rPr>
                  <w:rFonts w:ascii="Calibri" w:eastAsia="Calibri" w:hAnsi="Calibri" w:cs="Calibri"/>
                </w:rPr>
                <w:t>Correct feedback:</w:t>
              </w:r>
            </w:ins>
          </w:p>
          <w:p w14:paraId="76075A0E" w14:textId="77777777" w:rsidR="009B5689" w:rsidRDefault="00000000">
            <w:pPr>
              <w:widowControl w:val="0"/>
              <w:spacing w:line="240" w:lineRule="auto"/>
              <w:rPr>
                <w:ins w:id="293" w:author="Wenyi Lu" w:date="2025-12-15T19:53:00Z"/>
                <w:rFonts w:ascii="Calibri" w:eastAsia="Calibri" w:hAnsi="Calibri" w:cs="Calibri"/>
              </w:rPr>
            </w:pPr>
            <w:ins w:id="294" w:author="Wenyi Lu" w:date="2025-12-15T19:53:00Z">
              <w:r>
                <w:rPr>
                  <w:rFonts w:ascii="Calibri" w:eastAsia="Calibri" w:hAnsi="Calibri" w:cs="Calibri"/>
                </w:rPr>
                <w:t>{dialogueEventType: “DialogueNodeEvent”,</w:t>
              </w:r>
            </w:ins>
          </w:p>
          <w:p w14:paraId="1316BF87" w14:textId="77777777" w:rsidR="009B5689" w:rsidRDefault="00000000">
            <w:pPr>
              <w:widowControl w:val="0"/>
              <w:spacing w:line="240" w:lineRule="auto"/>
              <w:rPr>
                <w:ins w:id="295" w:author="Wenyi Lu" w:date="2025-12-15T19:53:00Z"/>
                <w:rFonts w:ascii="Calibri" w:eastAsia="Calibri" w:hAnsi="Calibri" w:cs="Calibri"/>
              </w:rPr>
            </w:pPr>
            <w:ins w:id="296" w:author="Wenyi Lu" w:date="2025-12-15T19:53:00Z">
              <w:r>
                <w:rPr>
                  <w:rFonts w:ascii="Calibri" w:eastAsia="Calibri" w:hAnsi="Calibri" w:cs="Calibri"/>
                </w:rPr>
                <w:t>“conversationId”: “78”,</w:t>
              </w:r>
            </w:ins>
          </w:p>
          <w:p w14:paraId="6ABE5C02" w14:textId="77777777" w:rsidR="009B5689" w:rsidRDefault="00000000">
            <w:pPr>
              <w:widowControl w:val="0"/>
              <w:spacing w:line="240" w:lineRule="auto"/>
              <w:rPr>
                <w:ins w:id="297" w:author="Wenyi Lu" w:date="2025-12-15T19:53:00Z"/>
                <w:rFonts w:ascii="Calibri" w:eastAsia="Calibri" w:hAnsi="Calibri" w:cs="Calibri"/>
              </w:rPr>
            </w:pPr>
            <w:ins w:id="298" w:author="Wenyi Lu" w:date="2025-12-15T19:53:00Z">
              <w:r>
                <w:rPr>
                  <w:rFonts w:ascii="Calibri" w:eastAsia="Calibri" w:hAnsi="Calibri" w:cs="Calibri"/>
                </w:rPr>
                <w:t>“nodeId”: “24”}</w:t>
              </w:r>
            </w:ins>
          </w:p>
          <w:p w14:paraId="23DC9AE2" w14:textId="77777777" w:rsidR="009B5689" w:rsidRDefault="009B5689">
            <w:pPr>
              <w:spacing w:line="240" w:lineRule="auto"/>
              <w:rPr>
                <w:ins w:id="299" w:author="Wenyi Lu" w:date="2025-12-15T19:53:00Z"/>
                <w:rFonts w:ascii="Calibri" w:eastAsia="Calibri" w:hAnsi="Calibri" w:cs="Calibri"/>
              </w:rPr>
            </w:pPr>
          </w:p>
          <w:p w14:paraId="612EA7FE" w14:textId="77777777" w:rsidR="009B5689" w:rsidRDefault="00000000">
            <w:pPr>
              <w:spacing w:line="240" w:lineRule="auto"/>
              <w:rPr>
                <w:ins w:id="300" w:author="Wenyi Lu" w:date="2025-12-15T19:53:00Z"/>
                <w:rFonts w:ascii="Calibri" w:eastAsia="Calibri" w:hAnsi="Calibri" w:cs="Calibri"/>
              </w:rPr>
            </w:pPr>
            <w:ins w:id="301" w:author="Wenyi Lu" w:date="2025-12-15T19:53:00Z">
              <w:r>
                <w:rPr>
                  <w:rFonts w:ascii="Calibri" w:eastAsia="Calibri" w:hAnsi="Calibri" w:cs="Calibri"/>
                </w:rPr>
                <w:lastRenderedPageBreak/>
                <w:t>Incorrect feedback:</w:t>
              </w:r>
            </w:ins>
          </w:p>
          <w:p w14:paraId="55EF9796" w14:textId="77777777" w:rsidR="009B5689" w:rsidRDefault="00000000">
            <w:pPr>
              <w:widowControl w:val="0"/>
              <w:spacing w:line="240" w:lineRule="auto"/>
              <w:rPr>
                <w:ins w:id="302" w:author="Wenyi Lu" w:date="2025-12-15T19:53:00Z"/>
                <w:rFonts w:ascii="Calibri" w:eastAsia="Calibri" w:hAnsi="Calibri" w:cs="Calibri"/>
              </w:rPr>
            </w:pPr>
            <w:ins w:id="303" w:author="Wenyi Lu" w:date="2025-12-15T19:53:00Z">
              <w:r>
                <w:rPr>
                  <w:rFonts w:ascii="Calibri" w:eastAsia="Calibri" w:hAnsi="Calibri" w:cs="Calibri"/>
                </w:rPr>
                <w:t>78-3,4,7,9,10,12,18,23.</w:t>
              </w:r>
            </w:ins>
          </w:p>
          <w:p w14:paraId="639726F0" w14:textId="77777777" w:rsidR="009B5689" w:rsidRDefault="009B5689" w:rsidP="009B5689">
            <w:pPr>
              <w:widowControl w:val="0"/>
              <w:spacing w:line="240" w:lineRule="auto"/>
              <w:rPr>
                <w:rFonts w:ascii="Calibri" w:eastAsia="Calibri" w:hAnsi="Calibri" w:cs="Calibri"/>
              </w:rPr>
              <w:pPrChange w:id="304" w:author="Wenyi Lu" w:date="2025-12-15T19:53:00Z">
                <w:pPr>
                  <w:spacing w:line="240" w:lineRule="auto"/>
                </w:pPr>
              </w:pPrChange>
            </w:pPr>
          </w:p>
        </w:tc>
        <w:tc>
          <w:tcPr>
            <w:tcW w:w="5130" w:type="dxa"/>
          </w:tcPr>
          <w:p w14:paraId="38BDB009" w14:textId="77777777" w:rsidR="009B5689" w:rsidRDefault="00000000">
            <w:pPr>
              <w:spacing w:line="240" w:lineRule="auto"/>
              <w:rPr>
                <w:rFonts w:ascii="Calibri" w:eastAsia="Calibri" w:hAnsi="Calibri" w:cs="Calibri"/>
              </w:rPr>
            </w:pPr>
            <w:r>
              <w:rPr>
                <w:rFonts w:ascii="Calibri" w:eastAsia="Calibri" w:hAnsi="Calibri" w:cs="Calibri"/>
              </w:rPr>
              <w:lastRenderedPageBreak/>
              <w:t>Count of submissions before obtaining win state</w:t>
            </w:r>
          </w:p>
          <w:p w14:paraId="601723DB"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answers on first attempt</w:t>
            </w:r>
          </w:p>
          <w:p w14:paraId="72C7798C" w14:textId="77777777" w:rsidR="009B5689" w:rsidRDefault="009B5689">
            <w:pPr>
              <w:spacing w:line="240" w:lineRule="auto"/>
              <w:rPr>
                <w:rFonts w:ascii="Calibri" w:eastAsia="Calibri" w:hAnsi="Calibri" w:cs="Calibri"/>
              </w:rPr>
            </w:pPr>
          </w:p>
          <w:p w14:paraId="698EECC3" w14:textId="77777777" w:rsidR="009B5689" w:rsidRDefault="00000000">
            <w:pPr>
              <w:spacing w:line="240" w:lineRule="auto"/>
              <w:rPr>
                <w:rFonts w:ascii="Calibri" w:eastAsia="Calibri" w:hAnsi="Calibri" w:cs="Calibri"/>
              </w:rPr>
            </w:pPr>
            <w:r>
              <w:rPr>
                <w:rFonts w:ascii="Calibri" w:eastAsia="Calibri" w:hAnsi="Calibri" w:cs="Calibri"/>
              </w:rPr>
              <w:t>1 point for correct answer in 2 attempts</w:t>
            </w:r>
          </w:p>
          <w:p w14:paraId="2B1DED40" w14:textId="77777777" w:rsidR="009B5689" w:rsidRDefault="009B5689">
            <w:pPr>
              <w:spacing w:line="240" w:lineRule="auto"/>
              <w:rPr>
                <w:rFonts w:ascii="Calibri" w:eastAsia="Calibri" w:hAnsi="Calibri" w:cs="Calibri"/>
              </w:rPr>
            </w:pPr>
          </w:p>
          <w:p w14:paraId="3623861E"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p w14:paraId="0BDD0CE3" w14:textId="77777777" w:rsidR="009B5689" w:rsidRDefault="009B5689">
            <w:pPr>
              <w:spacing w:line="240" w:lineRule="auto"/>
              <w:rPr>
                <w:rFonts w:ascii="Calibri" w:eastAsia="Calibri" w:hAnsi="Calibri" w:cs="Calibri"/>
              </w:rPr>
            </w:pPr>
          </w:p>
          <w:p w14:paraId="3A4407BA" w14:textId="77777777" w:rsidR="009B5689" w:rsidRDefault="009B5689">
            <w:pPr>
              <w:spacing w:line="240" w:lineRule="auto"/>
              <w:rPr>
                <w:rFonts w:ascii="Calibri" w:eastAsia="Calibri" w:hAnsi="Calibri" w:cs="Calibri"/>
              </w:rPr>
            </w:pPr>
          </w:p>
        </w:tc>
      </w:tr>
      <w:tr w:rsidR="009B5689" w14:paraId="5787F53C" w14:textId="77777777">
        <w:tc>
          <w:tcPr>
            <w:tcW w:w="765" w:type="dxa"/>
            <w:shd w:val="clear" w:color="auto" w:fill="D9EAD3"/>
          </w:tcPr>
          <w:p w14:paraId="36FAB5EB" w14:textId="77777777" w:rsidR="009B5689" w:rsidRDefault="00000000">
            <w:pPr>
              <w:spacing w:line="240" w:lineRule="auto"/>
              <w:rPr>
                <w:rFonts w:ascii="Calibri" w:eastAsia="Calibri" w:hAnsi="Calibri" w:cs="Calibri"/>
              </w:rPr>
            </w:pPr>
            <w:r>
              <w:rPr>
                <w:rFonts w:ascii="Calibri" w:eastAsia="Calibri" w:hAnsi="Calibri" w:cs="Calibri"/>
              </w:rPr>
              <w:t>U3.C5</w:t>
            </w:r>
          </w:p>
        </w:tc>
        <w:tc>
          <w:tcPr>
            <w:tcW w:w="780" w:type="dxa"/>
            <w:shd w:val="clear" w:color="auto" w:fill="D9EAD3"/>
          </w:tcPr>
          <w:p w14:paraId="4B21D642" w14:textId="77777777" w:rsidR="009B5689" w:rsidRDefault="00000000">
            <w:pPr>
              <w:spacing w:line="240" w:lineRule="auto"/>
              <w:rPr>
                <w:rFonts w:ascii="Calibri" w:eastAsia="Calibri" w:hAnsi="Calibri" w:cs="Calibri"/>
              </w:rPr>
            </w:pPr>
            <w:bookmarkStart w:id="305" w:name="rz93l2nfpndm" w:colFirst="0" w:colLast="0"/>
            <w:bookmarkEnd w:id="305"/>
            <w:r>
              <w:rPr>
                <w:rFonts w:ascii="Calibri" w:eastAsia="Calibri" w:hAnsi="Calibri" w:cs="Calibri"/>
              </w:rPr>
              <w:t>3.5</w:t>
            </w:r>
          </w:p>
        </w:tc>
        <w:tc>
          <w:tcPr>
            <w:tcW w:w="1515" w:type="dxa"/>
          </w:tcPr>
          <w:p w14:paraId="6C256C4E" w14:textId="77777777" w:rsidR="009B5689" w:rsidRDefault="00000000">
            <w:pPr>
              <w:spacing w:line="240" w:lineRule="auto"/>
              <w:rPr>
                <w:rFonts w:ascii="Calibri" w:eastAsia="Calibri" w:hAnsi="Calibri" w:cs="Calibri"/>
              </w:rPr>
            </w:pPr>
            <w:r>
              <w:rPr>
                <w:rFonts w:ascii="Calibri" w:eastAsia="Calibri" w:hAnsi="Calibri" w:cs="Calibri"/>
              </w:rPr>
              <w:t>Surface Water</w:t>
            </w:r>
          </w:p>
        </w:tc>
        <w:tc>
          <w:tcPr>
            <w:tcW w:w="1245" w:type="dxa"/>
          </w:tcPr>
          <w:p w14:paraId="72B8CD5E" w14:textId="77777777" w:rsidR="009B5689" w:rsidRDefault="00000000">
            <w:pPr>
              <w:spacing w:line="240" w:lineRule="auto"/>
              <w:rPr>
                <w:rFonts w:ascii="Calibri" w:eastAsia="Calibri" w:hAnsi="Calibri" w:cs="Calibri"/>
              </w:rPr>
            </w:pPr>
            <w:r>
              <w:rPr>
                <w:rFonts w:ascii="Calibri" w:eastAsia="Calibri" w:hAnsi="Calibri" w:cs="Calibri"/>
              </w:rPr>
              <w:t>Plant Superfruit Seeds in Correct Locations (multiple instances)</w:t>
            </w:r>
          </w:p>
        </w:tc>
        <w:tc>
          <w:tcPr>
            <w:tcW w:w="1200" w:type="dxa"/>
          </w:tcPr>
          <w:p w14:paraId="36AB71AE" w14:textId="77777777" w:rsidR="009B5689" w:rsidRDefault="00000000">
            <w:pPr>
              <w:spacing w:line="240" w:lineRule="auto"/>
              <w:rPr>
                <w:rFonts w:ascii="Calibri" w:eastAsia="Calibri" w:hAnsi="Calibri" w:cs="Calibri"/>
              </w:rPr>
            </w:pPr>
            <w:r>
              <w:rPr>
                <w:rFonts w:ascii="Calibri" w:eastAsia="Calibri" w:hAnsi="Calibri" w:cs="Calibri"/>
              </w:rPr>
              <w:t>X</w:t>
            </w:r>
          </w:p>
          <w:p w14:paraId="6A34F4A7" w14:textId="77777777" w:rsidR="009B5689" w:rsidRDefault="00000000">
            <w:pPr>
              <w:spacing w:line="240" w:lineRule="auto"/>
              <w:rPr>
                <w:rFonts w:ascii="Calibri" w:eastAsia="Calibri" w:hAnsi="Calibri" w:cs="Calibri"/>
              </w:rPr>
            </w:pPr>
            <w:r>
              <w:rPr>
                <w:rFonts w:ascii="Calibri" w:eastAsia="Calibri" w:hAnsi="Calibri" w:cs="Calibri"/>
              </w:rPr>
              <w:t>On-track:</w:t>
            </w:r>
          </w:p>
          <w:p w14:paraId="0C9A9FB6" w14:textId="77777777" w:rsidR="009B5689" w:rsidRDefault="00000000">
            <w:pPr>
              <w:spacing w:line="240" w:lineRule="auto"/>
              <w:rPr>
                <w:rFonts w:ascii="Calibri" w:eastAsia="Calibri" w:hAnsi="Calibri" w:cs="Calibri"/>
              </w:rPr>
            </w:pPr>
            <w:r>
              <w:rPr>
                <w:rFonts w:ascii="Calibri" w:eastAsia="Calibri" w:hAnsi="Calibri" w:cs="Calibri"/>
              </w:rPr>
              <w:t>(3 or 4 pts.)</w:t>
            </w:r>
          </w:p>
          <w:p w14:paraId="22EDB1F5" w14:textId="77777777" w:rsidR="009B5689" w:rsidRDefault="00000000">
            <w:pPr>
              <w:spacing w:line="240" w:lineRule="auto"/>
              <w:rPr>
                <w:rFonts w:ascii="Calibri" w:eastAsia="Calibri" w:hAnsi="Calibri" w:cs="Calibri"/>
              </w:rPr>
            </w:pPr>
            <w:r>
              <w:rPr>
                <w:rFonts w:ascii="Calibri" w:eastAsia="Calibri" w:hAnsi="Calibri" w:cs="Calibri"/>
              </w:rPr>
              <w:t>Concern:</w:t>
            </w:r>
          </w:p>
          <w:p w14:paraId="13D0B742" w14:textId="77777777" w:rsidR="009B5689" w:rsidRDefault="00000000">
            <w:pPr>
              <w:spacing w:line="240" w:lineRule="auto"/>
              <w:rPr>
                <w:rFonts w:ascii="Calibri" w:eastAsia="Calibri" w:hAnsi="Calibri" w:cs="Calibri"/>
              </w:rPr>
            </w:pPr>
            <w:r>
              <w:rPr>
                <w:rFonts w:ascii="Calibri" w:eastAsia="Calibri" w:hAnsi="Calibri" w:cs="Calibri"/>
              </w:rPr>
              <w:t>(less than 3 pts.)</w:t>
            </w:r>
          </w:p>
        </w:tc>
        <w:tc>
          <w:tcPr>
            <w:tcW w:w="1845" w:type="dxa"/>
          </w:tcPr>
          <w:p w14:paraId="49131BBE"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Selecting a correct garden location</w:t>
            </w:r>
          </w:p>
          <w:p w14:paraId="7D1C2DC6" w14:textId="77777777" w:rsidR="009B5689" w:rsidRDefault="00000000">
            <w:pPr>
              <w:spacing w:line="240" w:lineRule="auto"/>
              <w:rPr>
                <w:rFonts w:ascii="Calibri" w:eastAsia="Calibri" w:hAnsi="Calibri" w:cs="Calibri"/>
              </w:rPr>
            </w:pPr>
            <w:r>
              <w:rPr>
                <w:rFonts w:ascii="Calibri" w:eastAsia="Calibri" w:hAnsi="Calibri" w:cs="Calibri"/>
                <w:b/>
                <w:bCs/>
                <w:u w:val="single"/>
              </w:rPr>
              <w:t>-1/2 Points</w:t>
            </w:r>
            <w:r>
              <w:rPr>
                <w:rFonts w:ascii="Calibri" w:eastAsia="Calibri" w:hAnsi="Calibri" w:cs="Calibri"/>
              </w:rPr>
              <w:t xml:space="preserve"> selecting an incorrect garden location </w:t>
            </w:r>
          </w:p>
        </w:tc>
        <w:tc>
          <w:tcPr>
            <w:tcW w:w="2655" w:type="dxa"/>
          </w:tcPr>
          <w:p w14:paraId="3D14F865" w14:textId="77777777" w:rsidR="009B5689" w:rsidRDefault="00000000">
            <w:pPr>
              <w:spacing w:line="240" w:lineRule="auto"/>
              <w:rPr>
                <w:ins w:id="306" w:author="Wenyi Lu" w:date="2025-12-15T21:00:00Z"/>
                <w:rFonts w:ascii="Calibri" w:eastAsia="Calibri" w:hAnsi="Calibri" w:cs="Calibri"/>
              </w:rPr>
            </w:pPr>
            <w:r>
              <w:rPr>
                <w:rFonts w:ascii="Calibri" w:eastAsia="Calibri" w:hAnsi="Calibri" w:cs="Calibri"/>
              </w:rPr>
              <w:t>Seed box selections</w:t>
            </w:r>
          </w:p>
          <w:p w14:paraId="688A1115" w14:textId="77777777" w:rsidR="009B5689" w:rsidRDefault="009B5689">
            <w:pPr>
              <w:spacing w:line="240" w:lineRule="auto"/>
              <w:rPr>
                <w:ins w:id="307" w:author="Wenyi Lu" w:date="2025-12-15T21:00:00Z"/>
                <w:rFonts w:ascii="Calibri" w:eastAsia="Calibri" w:hAnsi="Calibri" w:cs="Calibri"/>
              </w:rPr>
            </w:pPr>
          </w:p>
          <w:p w14:paraId="13BE3D08" w14:textId="77777777" w:rsidR="009B5689" w:rsidRDefault="00000000">
            <w:pPr>
              <w:spacing w:line="240" w:lineRule="auto"/>
              <w:rPr>
                <w:ins w:id="308" w:author="Wenyi Lu" w:date="2025-12-15T21:00:00Z"/>
                <w:rFonts w:ascii="Calibri" w:eastAsia="Calibri" w:hAnsi="Calibri" w:cs="Calibri"/>
              </w:rPr>
            </w:pPr>
            <w:ins w:id="309" w:author="Wenyi Lu" w:date="2025-12-15T21:00:00Z">
              <w:r>
                <w:rPr>
                  <w:rFonts w:ascii="Calibri" w:eastAsia="Calibri" w:hAnsi="Calibri" w:cs="Calibri"/>
                </w:rPr>
                <w:t>The correct feedback:</w:t>
              </w:r>
            </w:ins>
          </w:p>
          <w:p w14:paraId="04380CB0" w14:textId="77777777" w:rsidR="009B5689" w:rsidRDefault="00000000">
            <w:pPr>
              <w:widowControl w:val="0"/>
              <w:spacing w:line="240" w:lineRule="auto"/>
              <w:rPr>
                <w:ins w:id="310" w:author="Wenyi Lu" w:date="2025-12-15T21:00:00Z"/>
                <w:rFonts w:ascii="Calibri" w:eastAsia="Calibri" w:hAnsi="Calibri" w:cs="Calibri"/>
              </w:rPr>
            </w:pPr>
            <w:ins w:id="311" w:author="Wenyi Lu" w:date="2025-12-15T21:00:00Z">
              <w:r>
                <w:rPr>
                  <w:rFonts w:ascii="Calibri" w:eastAsia="Calibri" w:hAnsi="Calibri" w:cs="Calibri"/>
                </w:rPr>
                <w:t>{dialogueEventType: “DialogueNodeEvent”,</w:t>
              </w:r>
            </w:ins>
          </w:p>
          <w:p w14:paraId="754B78ED" w14:textId="77777777" w:rsidR="009B5689" w:rsidRDefault="00000000">
            <w:pPr>
              <w:widowControl w:val="0"/>
              <w:spacing w:line="240" w:lineRule="auto"/>
              <w:rPr>
                <w:ins w:id="312" w:author="Wenyi Lu" w:date="2025-12-15T21:00:00Z"/>
                <w:rFonts w:ascii="Calibri" w:eastAsia="Calibri" w:hAnsi="Calibri" w:cs="Calibri"/>
              </w:rPr>
            </w:pPr>
            <w:ins w:id="313" w:author="Wenyi Lu" w:date="2025-12-15T21:00:00Z">
              <w:r>
                <w:rPr>
                  <w:rFonts w:ascii="Calibri" w:eastAsia="Calibri" w:hAnsi="Calibri" w:cs="Calibri"/>
                </w:rPr>
                <w:t>“conversationId”: “73”,</w:t>
              </w:r>
            </w:ins>
          </w:p>
          <w:p w14:paraId="6B6B16C1" w14:textId="77777777" w:rsidR="009B5689" w:rsidRDefault="00000000">
            <w:pPr>
              <w:widowControl w:val="0"/>
              <w:spacing w:line="240" w:lineRule="auto"/>
              <w:rPr>
                <w:ins w:id="314" w:author="Wenyi Lu" w:date="2025-12-15T21:00:00Z"/>
                <w:rFonts w:ascii="Calibri" w:eastAsia="Calibri" w:hAnsi="Calibri" w:cs="Calibri"/>
              </w:rPr>
            </w:pPr>
            <w:ins w:id="315" w:author="Wenyi Lu" w:date="2025-12-15T21:00:00Z">
              <w:r>
                <w:rPr>
                  <w:rFonts w:ascii="Calibri" w:eastAsia="Calibri" w:hAnsi="Calibri" w:cs="Calibri"/>
                </w:rPr>
                <w:t>“nodeId”: “163”}</w:t>
              </w:r>
            </w:ins>
          </w:p>
          <w:p w14:paraId="0654D14B" w14:textId="77777777" w:rsidR="009B5689" w:rsidRDefault="009B5689">
            <w:pPr>
              <w:spacing w:line="240" w:lineRule="auto"/>
              <w:rPr>
                <w:ins w:id="316" w:author="Wenyi Lu" w:date="2025-12-15T21:00:00Z"/>
                <w:rFonts w:ascii="Calibri" w:eastAsia="Calibri" w:hAnsi="Calibri" w:cs="Calibri"/>
              </w:rPr>
            </w:pPr>
          </w:p>
          <w:p w14:paraId="7EEDE25D" w14:textId="77777777" w:rsidR="009B5689" w:rsidRDefault="00000000">
            <w:pPr>
              <w:spacing w:line="240" w:lineRule="auto"/>
              <w:rPr>
                <w:ins w:id="317" w:author="Wenyi Lu" w:date="2025-12-15T21:00:00Z"/>
                <w:rFonts w:ascii="Calibri" w:eastAsia="Calibri" w:hAnsi="Calibri" w:cs="Calibri"/>
              </w:rPr>
            </w:pPr>
            <w:ins w:id="318" w:author="Wenyi Lu" w:date="2025-12-15T21:00:00Z">
              <w:r>
                <w:rPr>
                  <w:rFonts w:ascii="Calibri" w:eastAsia="Calibri" w:hAnsi="Calibri" w:cs="Calibri"/>
                </w:rPr>
                <w:t>The incorrect feedback:</w:t>
              </w:r>
            </w:ins>
          </w:p>
          <w:p w14:paraId="07120BDD" w14:textId="77777777" w:rsidR="009B5689" w:rsidRDefault="00000000">
            <w:pPr>
              <w:spacing w:line="240" w:lineRule="auto"/>
              <w:rPr>
                <w:ins w:id="319" w:author="Wenyi Lu" w:date="2025-12-15T21:00:00Z"/>
                <w:rFonts w:ascii="Calibri" w:eastAsia="Calibri" w:hAnsi="Calibri" w:cs="Calibri"/>
              </w:rPr>
            </w:pPr>
            <w:ins w:id="320" w:author="Wenyi Lu" w:date="2025-12-15T21:00:00Z">
              <w:r>
                <w:rPr>
                  <w:rFonts w:ascii="Calibri" w:eastAsia="Calibri" w:hAnsi="Calibri" w:cs="Calibri"/>
                </w:rPr>
                <w:t>73-164,165,166,167;</w:t>
              </w:r>
            </w:ins>
          </w:p>
          <w:p w14:paraId="5A5DDD59" w14:textId="77777777" w:rsidR="009B5689" w:rsidRDefault="00000000">
            <w:pPr>
              <w:spacing w:line="240" w:lineRule="auto"/>
              <w:rPr>
                <w:ins w:id="321" w:author="Wenyi Lu" w:date="2025-12-15T21:00:00Z"/>
                <w:rFonts w:ascii="Calibri" w:eastAsia="Calibri" w:hAnsi="Calibri" w:cs="Calibri"/>
              </w:rPr>
            </w:pPr>
            <w:ins w:id="322" w:author="Wenyi Lu" w:date="2025-12-15T21:00:00Z">
              <w:r>
                <w:rPr>
                  <w:rFonts w:ascii="Calibri" w:eastAsia="Calibri" w:hAnsi="Calibri" w:cs="Calibri"/>
                </w:rPr>
                <w:t>73-168,169,170;</w:t>
              </w:r>
            </w:ins>
          </w:p>
          <w:p w14:paraId="5E0184C9" w14:textId="77777777" w:rsidR="009B5689" w:rsidRDefault="00000000">
            <w:pPr>
              <w:spacing w:line="240" w:lineRule="auto"/>
              <w:rPr>
                <w:ins w:id="323" w:author="Wenyi Lu" w:date="2025-12-15T21:00:00Z"/>
                <w:rFonts w:ascii="Calibri" w:eastAsia="Calibri" w:hAnsi="Calibri" w:cs="Calibri"/>
              </w:rPr>
            </w:pPr>
            <w:ins w:id="324" w:author="Wenyi Lu" w:date="2025-12-15T21:00:00Z">
              <w:r>
                <w:rPr>
                  <w:rFonts w:ascii="Calibri" w:eastAsia="Calibri" w:hAnsi="Calibri" w:cs="Calibri"/>
                </w:rPr>
                <w:t>73-171,172,173</w:t>
              </w:r>
            </w:ins>
          </w:p>
          <w:p w14:paraId="7B4FEA9B" w14:textId="77777777" w:rsidR="009B5689" w:rsidRDefault="009B5689">
            <w:pPr>
              <w:spacing w:line="240" w:lineRule="auto"/>
              <w:rPr>
                <w:rFonts w:ascii="Calibri" w:eastAsia="Calibri" w:hAnsi="Calibri" w:cs="Calibri"/>
              </w:rPr>
            </w:pPr>
          </w:p>
        </w:tc>
        <w:tc>
          <w:tcPr>
            <w:tcW w:w="5130" w:type="dxa"/>
          </w:tcPr>
          <w:p w14:paraId="43E84979" w14:textId="77777777" w:rsidR="009B5689" w:rsidRDefault="00000000">
            <w:pPr>
              <w:spacing w:line="240" w:lineRule="auto"/>
              <w:rPr>
                <w:rFonts w:ascii="Calibri" w:eastAsia="Calibri" w:hAnsi="Calibri" w:cs="Calibri"/>
              </w:rPr>
            </w:pPr>
            <w:r>
              <w:rPr>
                <w:rFonts w:ascii="Calibri" w:eastAsia="Calibri" w:hAnsi="Calibri" w:cs="Calibri"/>
              </w:rPr>
              <w:t>final score= correct seed planting selections - (incorrect locations selections *0.5)</w:t>
            </w:r>
          </w:p>
          <w:p w14:paraId="415788E3" w14:textId="77777777" w:rsidR="009B5689" w:rsidRDefault="009B5689">
            <w:pPr>
              <w:spacing w:line="240" w:lineRule="auto"/>
              <w:rPr>
                <w:rFonts w:ascii="Calibri" w:eastAsia="Calibri" w:hAnsi="Calibri" w:cs="Calibri"/>
              </w:rPr>
            </w:pPr>
          </w:p>
          <w:p w14:paraId="562B55D0" w14:textId="77777777" w:rsidR="009B5689" w:rsidRDefault="00000000">
            <w:pPr>
              <w:spacing w:line="240" w:lineRule="auto"/>
              <w:rPr>
                <w:rFonts w:ascii="Calibri" w:eastAsia="Calibri" w:hAnsi="Calibri" w:cs="Calibri"/>
              </w:rPr>
            </w:pPr>
            <w:r>
              <w:rPr>
                <w:rFonts w:ascii="Calibri" w:eastAsia="Calibri" w:hAnsi="Calibri" w:cs="Calibri"/>
              </w:rPr>
              <w:t>Player selects 4 boxes (4pts. Maximum)</w:t>
            </w:r>
          </w:p>
        </w:tc>
      </w:tr>
      <w:tr w:rsidR="009B5689" w14:paraId="4FD8255A" w14:textId="77777777">
        <w:trPr>
          <w:trHeight w:val="220"/>
        </w:trPr>
        <w:tc>
          <w:tcPr>
            <w:tcW w:w="765" w:type="dxa"/>
            <w:vMerge w:val="restart"/>
            <w:shd w:val="clear" w:color="auto" w:fill="B4A7D6"/>
          </w:tcPr>
          <w:p w14:paraId="15D7F57C" w14:textId="77777777" w:rsidR="009B5689" w:rsidRDefault="00000000">
            <w:pPr>
              <w:spacing w:line="240" w:lineRule="auto"/>
              <w:rPr>
                <w:rFonts w:ascii="Calibri" w:eastAsia="Calibri" w:hAnsi="Calibri" w:cs="Calibri"/>
              </w:rPr>
            </w:pPr>
            <w:r>
              <w:rPr>
                <w:rFonts w:ascii="Calibri" w:eastAsia="Calibri" w:hAnsi="Calibri" w:cs="Calibri"/>
              </w:rPr>
              <w:t>U4.C</w:t>
            </w:r>
            <w:bookmarkStart w:id="325" w:name="gn34esc6ot18" w:colFirst="0" w:colLast="0"/>
            <w:bookmarkEnd w:id="325"/>
            <w:r>
              <w:rPr>
                <w:rFonts w:ascii="Calibri" w:eastAsia="Calibri" w:hAnsi="Calibri" w:cs="Calibri"/>
              </w:rPr>
              <w:t>1</w:t>
            </w:r>
          </w:p>
        </w:tc>
        <w:tc>
          <w:tcPr>
            <w:tcW w:w="780" w:type="dxa"/>
            <w:shd w:val="clear" w:color="auto" w:fill="B4A7D6"/>
          </w:tcPr>
          <w:p w14:paraId="18F16519" w14:textId="77777777" w:rsidR="009B5689" w:rsidRDefault="00000000">
            <w:pPr>
              <w:spacing w:line="240" w:lineRule="auto"/>
              <w:rPr>
                <w:rFonts w:ascii="Calibri" w:eastAsia="Calibri" w:hAnsi="Calibri" w:cs="Calibri"/>
              </w:rPr>
            </w:pPr>
            <w:r>
              <w:rPr>
                <w:rFonts w:ascii="Calibri" w:eastAsia="Calibri" w:hAnsi="Calibri" w:cs="Calibri"/>
              </w:rPr>
              <w:t>4.1</w:t>
            </w:r>
          </w:p>
        </w:tc>
        <w:tc>
          <w:tcPr>
            <w:tcW w:w="1515" w:type="dxa"/>
          </w:tcPr>
          <w:p w14:paraId="7FC03BC2"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0CC16CDA" w14:textId="77777777" w:rsidR="009B5689" w:rsidRDefault="00000000">
            <w:pPr>
              <w:spacing w:line="240" w:lineRule="auto"/>
              <w:rPr>
                <w:rFonts w:ascii="Calibri" w:eastAsia="Calibri" w:hAnsi="Calibri" w:cs="Calibri"/>
              </w:rPr>
            </w:pPr>
            <w:r>
              <w:rPr>
                <w:rFonts w:ascii="Calibri" w:eastAsia="Calibri" w:hAnsi="Calibri" w:cs="Calibri"/>
              </w:rPr>
              <w:t>Well Wishes (dialog)</w:t>
            </w:r>
          </w:p>
        </w:tc>
        <w:tc>
          <w:tcPr>
            <w:tcW w:w="1200" w:type="dxa"/>
          </w:tcPr>
          <w:p w14:paraId="7379A5E8" w14:textId="77777777" w:rsidR="009B5689" w:rsidRDefault="009B5689">
            <w:pPr>
              <w:spacing w:line="240" w:lineRule="auto"/>
              <w:rPr>
                <w:rFonts w:ascii="Calibri" w:eastAsia="Calibri" w:hAnsi="Calibri" w:cs="Calibri"/>
                <w:strike/>
              </w:rPr>
            </w:pPr>
          </w:p>
        </w:tc>
        <w:tc>
          <w:tcPr>
            <w:tcW w:w="1845" w:type="dxa"/>
          </w:tcPr>
          <w:p w14:paraId="1CDEB6C3"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 xml:space="preserve">½ Point </w:t>
            </w:r>
            <w:r>
              <w:rPr>
                <w:rFonts w:ascii="Calibri" w:eastAsia="Calibri" w:hAnsi="Calibri" w:cs="Calibri"/>
              </w:rPr>
              <w:t xml:space="preserve">for selecting “It’s the boundary between saturated and unsaturated soil layers” in </w:t>
            </w:r>
            <w:commentRangeStart w:id="326"/>
            <w:r>
              <w:rPr>
                <w:rFonts w:ascii="Calibri" w:eastAsia="Calibri" w:hAnsi="Calibri" w:cs="Calibri"/>
              </w:rPr>
              <w:t>dialog</w:t>
            </w:r>
            <w:commentRangeEnd w:id="326"/>
            <w:r>
              <w:rPr>
                <w:rStyle w:val="CommentReference"/>
                <w:rFonts w:ascii="Calibri" w:eastAsia="Calibri" w:hAnsi="Calibri" w:cs="Calibri"/>
                <w:b/>
                <w:bCs/>
                <w:sz w:val="22"/>
                <w:szCs w:val="22"/>
                <w:u w:val="single"/>
              </w:rPr>
              <w:commentReference w:id="326"/>
            </w:r>
          </w:p>
        </w:tc>
        <w:tc>
          <w:tcPr>
            <w:tcW w:w="2655" w:type="dxa"/>
          </w:tcPr>
          <w:p w14:paraId="27160586" w14:textId="77777777" w:rsidR="009B5689" w:rsidRDefault="00000000">
            <w:pPr>
              <w:spacing w:line="240" w:lineRule="auto"/>
              <w:rPr>
                <w:ins w:id="327" w:author="Wenyi Lu" w:date="2026-02-08T01:44:00Z"/>
                <w:rFonts w:ascii="Calibri" w:eastAsia="Calibri" w:hAnsi="Calibri" w:cs="Calibri"/>
              </w:rPr>
            </w:pPr>
            <w:r>
              <w:rPr>
                <w:rFonts w:ascii="Calibri" w:eastAsia="Calibri" w:hAnsi="Calibri" w:cs="Calibri"/>
              </w:rPr>
              <w:t>Dialog selection</w:t>
            </w:r>
          </w:p>
          <w:p w14:paraId="12DE9F61" w14:textId="77777777" w:rsidR="009B5689" w:rsidRDefault="009B5689">
            <w:pPr>
              <w:spacing w:line="240" w:lineRule="auto"/>
              <w:rPr>
                <w:ins w:id="328" w:author="Wenyi Lu" w:date="2026-02-08T01:44:00Z"/>
                <w:rFonts w:ascii="Calibri" w:eastAsia="Calibri" w:hAnsi="Calibri" w:cs="Calibri"/>
              </w:rPr>
            </w:pPr>
          </w:p>
          <w:p w14:paraId="0194FA79" w14:textId="77777777" w:rsidR="009B5689" w:rsidRDefault="00000000">
            <w:pPr>
              <w:spacing w:line="240" w:lineRule="auto"/>
              <w:rPr>
                <w:ins w:id="329" w:author="Wenyi Lu" w:date="2026-02-08T01:44:00Z"/>
                <w:rFonts w:ascii="Calibri" w:eastAsia="Calibri" w:hAnsi="Calibri" w:cs="Calibri"/>
              </w:rPr>
            </w:pPr>
            <w:ins w:id="330" w:author="Wenyi Lu" w:date="2026-02-08T01:44:00Z">
              <w:r>
                <w:rPr>
                  <w:rFonts w:ascii="Calibri" w:eastAsia="Calibri" w:hAnsi="Calibri" w:cs="Calibri"/>
                </w:rPr>
                <w:t>Correct:</w:t>
              </w:r>
            </w:ins>
          </w:p>
          <w:p w14:paraId="4B59AA34" w14:textId="77777777" w:rsidR="009B5689" w:rsidRDefault="00000000">
            <w:pPr>
              <w:widowControl w:val="0"/>
              <w:spacing w:line="240" w:lineRule="auto"/>
              <w:rPr>
                <w:ins w:id="331" w:author="Wenyi Lu" w:date="2026-02-08T01:44:00Z"/>
                <w:rFonts w:ascii="Calibri" w:eastAsia="Calibri" w:hAnsi="Calibri" w:cs="Calibri"/>
              </w:rPr>
            </w:pPr>
            <w:ins w:id="332" w:author="Wenyi Lu" w:date="2026-02-08T01:44:00Z">
              <w:r>
                <w:rPr>
                  <w:rFonts w:ascii="Calibri" w:eastAsia="Calibri" w:hAnsi="Calibri" w:cs="Calibri"/>
                </w:rPr>
                <w:t>{dialogueEventType: “DialogueNodeEvent”,</w:t>
              </w:r>
            </w:ins>
          </w:p>
          <w:p w14:paraId="49E37A36" w14:textId="77777777" w:rsidR="009B5689" w:rsidRDefault="00000000">
            <w:pPr>
              <w:widowControl w:val="0"/>
              <w:spacing w:line="240" w:lineRule="auto"/>
              <w:rPr>
                <w:ins w:id="333" w:author="Wenyi Lu" w:date="2026-02-08T01:44:00Z"/>
                <w:rFonts w:ascii="Calibri" w:eastAsia="Calibri" w:hAnsi="Calibri" w:cs="Calibri"/>
              </w:rPr>
            </w:pPr>
            <w:ins w:id="334" w:author="Wenyi Lu" w:date="2026-02-08T01:44:00Z">
              <w:r>
                <w:rPr>
                  <w:rFonts w:ascii="Calibri" w:eastAsia="Calibri" w:hAnsi="Calibri" w:cs="Calibri"/>
                </w:rPr>
                <w:t>“conversationId”: “88”,</w:t>
              </w:r>
            </w:ins>
          </w:p>
          <w:p w14:paraId="36D44F72" w14:textId="77777777" w:rsidR="009B5689" w:rsidRDefault="00000000">
            <w:pPr>
              <w:widowControl w:val="0"/>
              <w:spacing w:line="240" w:lineRule="auto"/>
              <w:rPr>
                <w:ins w:id="335" w:author="Wenyi Lu" w:date="2026-02-08T01:44:00Z"/>
                <w:rFonts w:ascii="Calibri" w:eastAsia="Calibri" w:hAnsi="Calibri" w:cs="Calibri"/>
              </w:rPr>
            </w:pPr>
            <w:ins w:id="336" w:author="Wenyi Lu" w:date="2026-02-08T01:44:00Z">
              <w:r>
                <w:rPr>
                  <w:rFonts w:ascii="Calibri" w:eastAsia="Calibri" w:hAnsi="Calibri" w:cs="Calibri"/>
                </w:rPr>
                <w:t>“nodeId”: “5”}</w:t>
              </w:r>
            </w:ins>
          </w:p>
          <w:p w14:paraId="09F89C7D" w14:textId="77777777" w:rsidR="009B5689" w:rsidRDefault="009B5689" w:rsidP="009B5689">
            <w:pPr>
              <w:widowControl w:val="0"/>
              <w:spacing w:line="240" w:lineRule="auto"/>
              <w:rPr>
                <w:rFonts w:ascii="Calibri" w:eastAsia="Calibri" w:hAnsi="Calibri" w:cs="Calibri"/>
              </w:rPr>
              <w:pPrChange w:id="337" w:author="Wenyi Lu" w:date="2026-02-08T01:44:00Z">
                <w:pPr>
                  <w:spacing w:line="240" w:lineRule="auto"/>
                </w:pPr>
              </w:pPrChange>
            </w:pPr>
          </w:p>
        </w:tc>
        <w:tc>
          <w:tcPr>
            <w:tcW w:w="5130" w:type="dxa"/>
          </w:tcPr>
          <w:p w14:paraId="2198133F" w14:textId="77777777" w:rsidR="009B5689" w:rsidRDefault="00000000">
            <w:pPr>
              <w:spacing w:line="240" w:lineRule="auto"/>
              <w:rPr>
                <w:rFonts w:ascii="Calibri" w:eastAsia="Calibri" w:hAnsi="Calibri" w:cs="Calibri"/>
              </w:rPr>
            </w:pPr>
            <w:r>
              <w:rPr>
                <w:rFonts w:ascii="Calibri" w:eastAsia="Calibri" w:hAnsi="Calibri" w:cs="Calibri"/>
              </w:rPr>
              <w:t>½ point for selecting  “;It’s the boundary between saturated and unsaturated soil layers”</w:t>
            </w:r>
          </w:p>
          <w:p w14:paraId="62271553" w14:textId="77777777" w:rsidR="009B5689" w:rsidRDefault="009B5689">
            <w:pPr>
              <w:spacing w:line="240" w:lineRule="auto"/>
              <w:rPr>
                <w:rFonts w:ascii="Calibri" w:eastAsia="Calibri" w:hAnsi="Calibri" w:cs="Calibri"/>
              </w:rPr>
            </w:pPr>
          </w:p>
          <w:p w14:paraId="106A0F43" w14:textId="77777777" w:rsidR="009B5689" w:rsidRDefault="00000000">
            <w:pPr>
              <w:spacing w:line="240" w:lineRule="auto"/>
              <w:rPr>
                <w:rFonts w:ascii="Calibri" w:eastAsia="Calibri" w:hAnsi="Calibri" w:cs="Calibri"/>
              </w:rPr>
            </w:pPr>
            <w:r>
              <w:rPr>
                <w:rFonts w:ascii="Calibri" w:eastAsia="Calibri" w:hAnsi="Calibri" w:cs="Calibri"/>
              </w:rPr>
              <w:t>0 points for anything else</w:t>
            </w:r>
          </w:p>
        </w:tc>
      </w:tr>
      <w:tr w:rsidR="009B5689" w14:paraId="1AE3A9A2" w14:textId="77777777">
        <w:trPr>
          <w:trHeight w:val="220"/>
        </w:trPr>
        <w:tc>
          <w:tcPr>
            <w:tcW w:w="765" w:type="dxa"/>
            <w:vMerge/>
            <w:shd w:val="clear" w:color="auto" w:fill="B4A7D6"/>
          </w:tcPr>
          <w:p w14:paraId="321DC763" w14:textId="77777777" w:rsidR="009B5689" w:rsidRDefault="009B5689">
            <w:pPr>
              <w:spacing w:line="240" w:lineRule="auto"/>
              <w:rPr>
                <w:rFonts w:ascii="Calibri" w:eastAsia="Calibri" w:hAnsi="Calibri" w:cs="Calibri"/>
              </w:rPr>
            </w:pPr>
          </w:p>
        </w:tc>
        <w:tc>
          <w:tcPr>
            <w:tcW w:w="780" w:type="dxa"/>
            <w:shd w:val="clear" w:color="auto" w:fill="B4A7D6"/>
          </w:tcPr>
          <w:p w14:paraId="3B76E4B3" w14:textId="77777777" w:rsidR="009B5689" w:rsidRDefault="00000000">
            <w:pPr>
              <w:spacing w:line="240" w:lineRule="auto"/>
            </w:pPr>
            <w:r>
              <w:rPr>
                <w:rFonts w:ascii="Calibri" w:eastAsia="Calibri" w:hAnsi="Calibri" w:cs="Calibri"/>
              </w:rPr>
              <w:t>4.2</w:t>
            </w:r>
          </w:p>
        </w:tc>
        <w:tc>
          <w:tcPr>
            <w:tcW w:w="1515" w:type="dxa"/>
          </w:tcPr>
          <w:p w14:paraId="5B3088A8"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6FF788DE" w14:textId="77777777" w:rsidR="009B5689" w:rsidRDefault="00000000">
            <w:pPr>
              <w:spacing w:line="240" w:lineRule="auto"/>
              <w:rPr>
                <w:rFonts w:ascii="Calibri" w:eastAsia="Calibri" w:hAnsi="Calibri" w:cs="Calibri"/>
                <w:strike/>
              </w:rPr>
            </w:pPr>
            <w:r>
              <w:rPr>
                <w:rFonts w:ascii="Calibri" w:eastAsia="Calibri" w:hAnsi="Calibri" w:cs="Calibri"/>
              </w:rPr>
              <w:t>Soil Puzzle Key (each time)</w:t>
            </w:r>
          </w:p>
        </w:tc>
        <w:tc>
          <w:tcPr>
            <w:tcW w:w="1200" w:type="dxa"/>
          </w:tcPr>
          <w:p w14:paraId="064AA5D0" w14:textId="77777777" w:rsidR="009B5689" w:rsidRDefault="009B5689">
            <w:pPr>
              <w:spacing w:line="240" w:lineRule="auto"/>
              <w:rPr>
                <w:rFonts w:ascii="Calibri" w:eastAsia="Calibri" w:hAnsi="Calibri" w:cs="Calibri"/>
                <w:strike/>
              </w:rPr>
            </w:pPr>
          </w:p>
        </w:tc>
        <w:tc>
          <w:tcPr>
            <w:tcW w:w="1845" w:type="dxa"/>
          </w:tcPr>
          <w:p w14:paraId="78C7C518"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for completion in less than 30 seconds</w:t>
            </w:r>
          </w:p>
          <w:p w14:paraId="22E13430"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 ½ Point</w:t>
            </w:r>
            <w:r>
              <w:rPr>
                <w:rFonts w:ascii="Calibri" w:eastAsia="Calibri" w:hAnsi="Calibri" w:cs="Calibri"/>
              </w:rPr>
              <w:t xml:space="preserve"> for completion less than 90 seconds, but greater than 30 </w:t>
            </w:r>
          </w:p>
          <w:p w14:paraId="349BE2B1"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for anything else</w:t>
            </w:r>
          </w:p>
        </w:tc>
        <w:tc>
          <w:tcPr>
            <w:tcW w:w="2655" w:type="dxa"/>
          </w:tcPr>
          <w:p w14:paraId="5B545E31" w14:textId="77777777" w:rsidR="009B5689" w:rsidRDefault="00000000">
            <w:pPr>
              <w:spacing w:line="240" w:lineRule="auto"/>
              <w:rPr>
                <w:ins w:id="338" w:author="Wenyi Lu" w:date="2026-03-02T07:12:00Z"/>
                <w:rFonts w:ascii="Calibri" w:eastAsia="Calibri" w:hAnsi="Calibri" w:cs="Calibri"/>
              </w:rPr>
            </w:pPr>
            <w:r>
              <w:rPr>
                <w:rFonts w:ascii="Calibri" w:eastAsia="Calibri" w:hAnsi="Calibri" w:cs="Calibri"/>
              </w:rPr>
              <w:t>Time soil puzzle window is open</w:t>
            </w:r>
          </w:p>
          <w:p w14:paraId="4EAE58FD" w14:textId="77777777" w:rsidR="009B5689" w:rsidRDefault="009B5689">
            <w:pPr>
              <w:spacing w:line="240" w:lineRule="auto"/>
              <w:rPr>
                <w:ins w:id="339" w:author="Wenyi Lu" w:date="2026-03-02T07:12:00Z"/>
                <w:rFonts w:ascii="Calibri" w:eastAsia="Calibri" w:hAnsi="Calibri" w:cs="Calibri"/>
              </w:rPr>
            </w:pPr>
          </w:p>
          <w:p w14:paraId="1198BDED" w14:textId="77777777" w:rsidR="009B5689" w:rsidRDefault="00000000">
            <w:pPr>
              <w:spacing w:line="240" w:lineRule="auto"/>
              <w:rPr>
                <w:ins w:id="340" w:author="Wenyi Lu" w:date="2026-03-02T07:12:00Z"/>
                <w:rFonts w:ascii="Calibri" w:eastAsia="Calibri" w:hAnsi="Calibri" w:cs="Calibri"/>
              </w:rPr>
            </w:pPr>
            <w:ins w:id="341" w:author="Wenyi Lu" w:date="2026-03-02T07:12:00Z">
              <w:r>
                <w:rPr>
                  <w:rFonts w:ascii="Calibri" w:eastAsia="Calibri" w:hAnsi="Calibri" w:cs="Calibri"/>
                </w:rPr>
                <w:t>"eventType": "Soil Key Puzzle",</w:t>
              </w:r>
            </w:ins>
          </w:p>
          <w:p w14:paraId="2BBAE2AC" w14:textId="77777777" w:rsidR="009B5689" w:rsidRDefault="00000000">
            <w:pPr>
              <w:spacing w:line="240" w:lineRule="auto"/>
              <w:rPr>
                <w:ins w:id="342" w:author="Wenyi Lu" w:date="2026-03-02T07:12:00Z"/>
                <w:rFonts w:ascii="Calibri" w:eastAsia="Calibri" w:hAnsi="Calibri" w:cs="Calibri"/>
              </w:rPr>
            </w:pPr>
            <w:ins w:id="343" w:author="Wenyi Lu" w:date="2026-03-02T07:12:00Z">
              <w:r>
                <w:rPr>
                  <w:rFonts w:ascii="Calibri" w:eastAsia="Calibri" w:hAnsi="Calibri" w:cs="Calibri"/>
                </w:rPr>
                <w:t>"data": {</w:t>
              </w:r>
            </w:ins>
          </w:p>
          <w:p w14:paraId="3B96B574" w14:textId="77777777" w:rsidR="009B5689" w:rsidRDefault="00000000">
            <w:pPr>
              <w:spacing w:line="240" w:lineRule="auto"/>
              <w:rPr>
                <w:ins w:id="344" w:author="Wenyi Lu" w:date="2026-03-02T07:12:00Z"/>
                <w:rFonts w:ascii="Calibri" w:eastAsia="Calibri" w:hAnsi="Calibri" w:cs="Calibri"/>
              </w:rPr>
            </w:pPr>
            <w:ins w:id="345" w:author="Wenyi Lu" w:date="2026-03-02T07:12:00Z">
              <w:r>
                <w:rPr>
                  <w:rFonts w:ascii="Calibri" w:eastAsia="Calibri" w:hAnsi="Calibri" w:cs="Calibri"/>
                </w:rPr>
                <w:t xml:space="preserve">    "Soil Key Puzzle Status": "Started",</w:t>
              </w:r>
            </w:ins>
          </w:p>
          <w:p w14:paraId="1FBBFC3C" w14:textId="77777777" w:rsidR="009B5689" w:rsidRDefault="00000000">
            <w:pPr>
              <w:spacing w:line="240" w:lineRule="auto"/>
              <w:rPr>
                <w:ins w:id="346" w:author="Wenyi Lu" w:date="2026-03-02T07:12:00Z"/>
                <w:rFonts w:ascii="Calibri" w:eastAsia="Calibri" w:hAnsi="Calibri" w:cs="Calibri"/>
              </w:rPr>
            </w:pPr>
            <w:ins w:id="347" w:author="Wenyi Lu" w:date="2026-03-02T07:12:00Z">
              <w:r>
                <w:rPr>
                  <w:rFonts w:ascii="Calibri" w:eastAsia="Calibri" w:hAnsi="Calibri" w:cs="Calibri"/>
                </w:rPr>
                <w:t xml:space="preserve">    "Unit": "Unit 4 Dev"</w:t>
              </w:r>
            </w:ins>
          </w:p>
          <w:p w14:paraId="09C83C27" w14:textId="77777777" w:rsidR="009B5689" w:rsidRDefault="00000000">
            <w:pPr>
              <w:spacing w:line="240" w:lineRule="auto"/>
              <w:rPr>
                <w:ins w:id="348" w:author="Wenyi Lu" w:date="2026-03-02T07:12:00Z"/>
                <w:rFonts w:ascii="Calibri" w:eastAsia="Calibri" w:hAnsi="Calibri" w:cs="Calibri"/>
              </w:rPr>
            </w:pPr>
            <w:ins w:id="349" w:author="Wenyi Lu" w:date="2026-03-02T07:12:00Z">
              <w:r>
                <w:rPr>
                  <w:rFonts w:ascii="Calibri" w:eastAsia="Calibri" w:hAnsi="Calibri" w:cs="Calibri"/>
                </w:rPr>
                <w:t xml:space="preserve">  }</w:t>
              </w:r>
            </w:ins>
          </w:p>
          <w:p w14:paraId="61B85A0A" w14:textId="77777777" w:rsidR="009B5689" w:rsidRDefault="009B5689">
            <w:pPr>
              <w:spacing w:line="240" w:lineRule="auto"/>
              <w:rPr>
                <w:ins w:id="350" w:author="Wenyi Lu" w:date="2026-03-02T07:12:00Z"/>
                <w:rFonts w:ascii="Calibri" w:eastAsia="Calibri" w:hAnsi="Calibri" w:cs="Calibri"/>
              </w:rPr>
            </w:pPr>
          </w:p>
          <w:p w14:paraId="78632279" w14:textId="77777777" w:rsidR="009B5689" w:rsidRDefault="00000000">
            <w:pPr>
              <w:spacing w:line="240" w:lineRule="auto"/>
              <w:rPr>
                <w:ins w:id="351" w:author="Wenyi Lu" w:date="2026-03-02T07:12:00Z"/>
                <w:rFonts w:ascii="Calibri" w:eastAsia="Calibri" w:hAnsi="Calibri" w:cs="Calibri"/>
              </w:rPr>
            </w:pPr>
            <w:ins w:id="352" w:author="Wenyi Lu" w:date="2026-03-02T07:12:00Z">
              <w:r>
                <w:rPr>
                  <w:rFonts w:ascii="Calibri" w:eastAsia="Calibri" w:hAnsi="Calibri" w:cs="Calibri"/>
                </w:rPr>
                <w:t>"eventType": "Soil Key Puzzle",</w:t>
              </w:r>
            </w:ins>
          </w:p>
          <w:p w14:paraId="0E2E6AEE" w14:textId="77777777" w:rsidR="009B5689" w:rsidRDefault="00000000">
            <w:pPr>
              <w:spacing w:line="240" w:lineRule="auto"/>
              <w:rPr>
                <w:ins w:id="353" w:author="Wenyi Lu" w:date="2026-03-02T07:12:00Z"/>
                <w:rFonts w:ascii="Calibri" w:eastAsia="Calibri" w:hAnsi="Calibri" w:cs="Calibri"/>
              </w:rPr>
            </w:pPr>
            <w:ins w:id="354" w:author="Wenyi Lu" w:date="2026-03-02T07:12:00Z">
              <w:r>
                <w:rPr>
                  <w:rFonts w:ascii="Calibri" w:eastAsia="Calibri" w:hAnsi="Calibri" w:cs="Calibri"/>
                </w:rPr>
                <w:t>"data": {</w:t>
              </w:r>
            </w:ins>
          </w:p>
          <w:p w14:paraId="25C8E063" w14:textId="77777777" w:rsidR="009B5689" w:rsidRDefault="00000000">
            <w:pPr>
              <w:spacing w:line="240" w:lineRule="auto"/>
              <w:rPr>
                <w:ins w:id="355" w:author="Wenyi Lu" w:date="2026-03-02T07:12:00Z"/>
                <w:rFonts w:ascii="Calibri" w:eastAsia="Calibri" w:hAnsi="Calibri" w:cs="Calibri"/>
              </w:rPr>
            </w:pPr>
            <w:ins w:id="356" w:author="Wenyi Lu" w:date="2026-03-02T07:12:00Z">
              <w:r>
                <w:rPr>
                  <w:rFonts w:ascii="Calibri" w:eastAsia="Calibri" w:hAnsi="Calibri" w:cs="Calibri"/>
                </w:rPr>
                <w:t xml:space="preserve">    "Soil Key Puzzle Status": "Finished",</w:t>
              </w:r>
            </w:ins>
          </w:p>
          <w:p w14:paraId="26550B16" w14:textId="77777777" w:rsidR="009B5689" w:rsidRDefault="00000000">
            <w:pPr>
              <w:spacing w:line="240" w:lineRule="auto"/>
              <w:rPr>
                <w:ins w:id="357" w:author="Wenyi Lu" w:date="2026-03-02T07:12:00Z"/>
                <w:rFonts w:ascii="Calibri" w:eastAsia="Calibri" w:hAnsi="Calibri" w:cs="Calibri"/>
              </w:rPr>
            </w:pPr>
            <w:ins w:id="358" w:author="Wenyi Lu" w:date="2026-03-02T07:12:00Z">
              <w:r>
                <w:rPr>
                  <w:rFonts w:ascii="Calibri" w:eastAsia="Calibri" w:hAnsi="Calibri" w:cs="Calibri"/>
                </w:rPr>
                <w:t xml:space="preserve">    "Unit": "Unit 4 Dev"</w:t>
              </w:r>
            </w:ins>
          </w:p>
          <w:p w14:paraId="27970BA8" w14:textId="77777777" w:rsidR="009B5689" w:rsidRDefault="00000000">
            <w:pPr>
              <w:spacing w:line="240" w:lineRule="auto"/>
              <w:rPr>
                <w:ins w:id="359" w:author="Wenyi Lu" w:date="2026-03-02T07:12:00Z"/>
                <w:rFonts w:ascii="Calibri" w:eastAsia="Calibri" w:hAnsi="Calibri" w:cs="Calibri"/>
              </w:rPr>
            </w:pPr>
            <w:ins w:id="360" w:author="Wenyi Lu" w:date="2026-03-02T07:12:00Z">
              <w:r>
                <w:rPr>
                  <w:rFonts w:ascii="Calibri" w:eastAsia="Calibri" w:hAnsi="Calibri" w:cs="Calibri"/>
                </w:rPr>
                <w:t xml:space="preserve">  }</w:t>
              </w:r>
            </w:ins>
          </w:p>
          <w:p w14:paraId="68A6FC81" w14:textId="77777777" w:rsidR="009B5689" w:rsidRDefault="009B5689">
            <w:pPr>
              <w:spacing w:line="240" w:lineRule="auto"/>
              <w:rPr>
                <w:rFonts w:ascii="Calibri" w:eastAsia="Calibri" w:hAnsi="Calibri" w:cs="Calibri"/>
              </w:rPr>
            </w:pPr>
          </w:p>
        </w:tc>
        <w:tc>
          <w:tcPr>
            <w:tcW w:w="5130" w:type="dxa"/>
          </w:tcPr>
          <w:p w14:paraId="6931BDD9" w14:textId="77777777" w:rsidR="009B5689" w:rsidRDefault="00000000">
            <w:pPr>
              <w:spacing w:line="240" w:lineRule="auto"/>
              <w:rPr>
                <w:rFonts w:ascii="Calibri" w:eastAsia="Calibri" w:hAnsi="Calibri" w:cs="Calibri"/>
              </w:rPr>
            </w:pPr>
            <w:r>
              <w:rPr>
                <w:rFonts w:ascii="Calibri" w:eastAsia="Calibri" w:hAnsi="Calibri" w:cs="Calibri"/>
              </w:rPr>
              <w:lastRenderedPageBreak/>
              <w:t>1 point for completion time less than 30 seconds</w:t>
            </w:r>
          </w:p>
          <w:p w14:paraId="344D17A2" w14:textId="77777777" w:rsidR="009B5689" w:rsidRDefault="00000000">
            <w:pPr>
              <w:spacing w:line="240" w:lineRule="auto"/>
              <w:rPr>
                <w:rFonts w:ascii="Calibri" w:eastAsia="Calibri" w:hAnsi="Calibri" w:cs="Calibri"/>
              </w:rPr>
            </w:pPr>
            <w:r>
              <w:rPr>
                <w:rFonts w:ascii="Calibri" w:eastAsia="Calibri" w:hAnsi="Calibri" w:cs="Calibri"/>
              </w:rPr>
              <w:t>½ point for completion time between 30-90 seconds</w:t>
            </w:r>
          </w:p>
          <w:p w14:paraId="0C90679D" w14:textId="77777777" w:rsidR="009B5689" w:rsidRDefault="00000000">
            <w:pPr>
              <w:spacing w:line="240" w:lineRule="auto"/>
              <w:rPr>
                <w:rFonts w:ascii="Calibri" w:eastAsia="Calibri" w:hAnsi="Calibri" w:cs="Calibri"/>
              </w:rPr>
            </w:pPr>
            <w:r>
              <w:rPr>
                <w:rFonts w:ascii="Calibri" w:eastAsia="Calibri" w:hAnsi="Calibri" w:cs="Calibri"/>
              </w:rPr>
              <w:t>0 points for completion time greater than 90 seconds</w:t>
            </w:r>
          </w:p>
        </w:tc>
      </w:tr>
      <w:tr w:rsidR="009B5689" w14:paraId="7F32BBD6" w14:textId="77777777">
        <w:trPr>
          <w:trHeight w:val="220"/>
        </w:trPr>
        <w:tc>
          <w:tcPr>
            <w:tcW w:w="765" w:type="dxa"/>
            <w:shd w:val="clear" w:color="auto" w:fill="B4A7D6"/>
          </w:tcPr>
          <w:p w14:paraId="2AEF7D26" w14:textId="77777777" w:rsidR="009B5689" w:rsidRDefault="00000000">
            <w:pPr>
              <w:spacing w:line="240" w:lineRule="auto"/>
              <w:rPr>
                <w:rFonts w:ascii="Calibri" w:eastAsia="Calibri" w:hAnsi="Calibri" w:cs="Calibri"/>
              </w:rPr>
            </w:pPr>
            <w:bookmarkStart w:id="361" w:name="mtsbm8o77ioa" w:colFirst="0" w:colLast="0"/>
            <w:bookmarkEnd w:id="361"/>
            <w:r>
              <w:rPr>
                <w:rFonts w:ascii="Calibri" w:eastAsia="Calibri" w:hAnsi="Calibri" w:cs="Calibri"/>
              </w:rPr>
              <w:t>U4.C2</w:t>
            </w:r>
          </w:p>
        </w:tc>
        <w:tc>
          <w:tcPr>
            <w:tcW w:w="780" w:type="dxa"/>
            <w:shd w:val="clear" w:color="auto" w:fill="B4A7D6"/>
          </w:tcPr>
          <w:p w14:paraId="40A0F7B7" w14:textId="77777777" w:rsidR="009B5689" w:rsidRDefault="00000000">
            <w:pPr>
              <w:spacing w:line="240" w:lineRule="auto"/>
              <w:rPr>
                <w:rFonts w:ascii="Calibri" w:eastAsia="Calibri" w:hAnsi="Calibri" w:cs="Calibri"/>
              </w:rPr>
            </w:pPr>
            <w:r>
              <w:rPr>
                <w:rFonts w:ascii="Calibri" w:eastAsia="Calibri" w:hAnsi="Calibri" w:cs="Calibri"/>
              </w:rPr>
              <w:t>4.3</w:t>
            </w:r>
          </w:p>
        </w:tc>
        <w:tc>
          <w:tcPr>
            <w:tcW w:w="1515" w:type="dxa"/>
          </w:tcPr>
          <w:p w14:paraId="7A4C0A4F"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523468F1" w14:textId="77777777" w:rsidR="009B5689" w:rsidRDefault="00000000">
            <w:pPr>
              <w:spacing w:line="240" w:lineRule="auto"/>
              <w:rPr>
                <w:rFonts w:ascii="Calibri" w:eastAsia="Calibri" w:hAnsi="Calibri" w:cs="Calibri"/>
              </w:rPr>
            </w:pPr>
            <w:r>
              <w:rPr>
                <w:rFonts w:ascii="Calibri" w:eastAsia="Calibri" w:hAnsi="Calibri" w:cs="Calibri"/>
              </w:rPr>
              <w:t>Glyph: Infiltration</w:t>
            </w:r>
          </w:p>
        </w:tc>
        <w:tc>
          <w:tcPr>
            <w:tcW w:w="1200" w:type="dxa"/>
          </w:tcPr>
          <w:p w14:paraId="3FAAC349" w14:textId="77777777" w:rsidR="009B5689" w:rsidRDefault="00000000">
            <w:pPr>
              <w:spacing w:line="240" w:lineRule="auto"/>
              <w:rPr>
                <w:rFonts w:ascii="Calibri" w:eastAsia="Calibri" w:hAnsi="Calibri" w:cs="Calibri"/>
                <w:strike/>
              </w:rPr>
            </w:pPr>
            <w:r>
              <w:rPr>
                <w:rFonts w:ascii="Calibri" w:eastAsia="Calibri" w:hAnsi="Calibri" w:cs="Calibri"/>
              </w:rPr>
              <w:t>x</w:t>
            </w:r>
          </w:p>
        </w:tc>
        <w:tc>
          <w:tcPr>
            <w:tcW w:w="1845" w:type="dxa"/>
          </w:tcPr>
          <w:p w14:paraId="1512AA47"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correct answer on first attempt </w:t>
            </w:r>
          </w:p>
          <w:p w14:paraId="081B28B5"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2 attempt</w:t>
            </w:r>
          </w:p>
          <w:p w14:paraId="14F5631A"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more than 2 attempts</w:t>
            </w:r>
          </w:p>
        </w:tc>
        <w:tc>
          <w:tcPr>
            <w:tcW w:w="2655" w:type="dxa"/>
          </w:tcPr>
          <w:p w14:paraId="24E78A87" w14:textId="77777777" w:rsidR="009B5689" w:rsidRDefault="00000000">
            <w:pPr>
              <w:spacing w:line="240" w:lineRule="auto"/>
              <w:rPr>
                <w:ins w:id="362" w:author="Wenyi Lu" w:date="2026-02-08T00:52:00Z"/>
                <w:rFonts w:ascii="Calibri" w:eastAsia="Calibri" w:hAnsi="Calibri" w:cs="Calibri"/>
              </w:rPr>
            </w:pPr>
            <w:r>
              <w:rPr>
                <w:rFonts w:ascii="Calibri" w:eastAsia="Calibri" w:hAnsi="Calibri" w:cs="Calibri"/>
              </w:rPr>
              <w:t>Count of submissions before obtaining win state</w:t>
            </w:r>
          </w:p>
          <w:p w14:paraId="61BA2BB7" w14:textId="77777777" w:rsidR="009B5689" w:rsidRDefault="009B5689">
            <w:pPr>
              <w:widowControl w:val="0"/>
              <w:spacing w:line="240" w:lineRule="auto"/>
              <w:rPr>
                <w:ins w:id="363" w:author="Wenyi Lu" w:date="2026-02-08T00:52:00Z"/>
                <w:rFonts w:ascii="Calibri" w:eastAsia="Calibri" w:hAnsi="Calibri" w:cs="Calibri"/>
              </w:rPr>
            </w:pPr>
          </w:p>
          <w:p w14:paraId="3E2C010B" w14:textId="77777777" w:rsidR="009B5689" w:rsidRDefault="00000000">
            <w:pPr>
              <w:widowControl w:val="0"/>
              <w:spacing w:line="240" w:lineRule="auto"/>
              <w:rPr>
                <w:ins w:id="364" w:author="Wenyi Lu" w:date="2026-02-08T00:52:00Z"/>
                <w:rFonts w:ascii="Calibri" w:eastAsia="Calibri" w:hAnsi="Calibri" w:cs="Calibri"/>
              </w:rPr>
            </w:pPr>
            <w:ins w:id="365" w:author="Wenyi Lu" w:date="2026-02-08T00:52:00Z">
              <w:r>
                <w:rPr>
                  <w:rFonts w:ascii="Calibri" w:eastAsia="Calibri" w:hAnsi="Calibri" w:cs="Calibri"/>
                </w:rPr>
                <w:t>Correct submission</w:t>
              </w:r>
            </w:ins>
          </w:p>
          <w:p w14:paraId="3930DC9C" w14:textId="77777777" w:rsidR="009B5689" w:rsidRDefault="00000000">
            <w:pPr>
              <w:widowControl w:val="0"/>
              <w:spacing w:line="240" w:lineRule="auto"/>
              <w:rPr>
                <w:ins w:id="366" w:author="Wenyi Lu" w:date="2026-02-08T00:52:00Z"/>
                <w:rFonts w:ascii="Calibri" w:eastAsia="Calibri" w:hAnsi="Calibri" w:cs="Calibri"/>
              </w:rPr>
            </w:pPr>
            <w:ins w:id="367" w:author="Wenyi Lu" w:date="2026-02-08T00:52:00Z">
              <w:r>
                <w:rPr>
                  <w:rFonts w:ascii="Calibri" w:eastAsia="Calibri" w:hAnsi="Calibri" w:cs="Calibri"/>
                </w:rPr>
                <w:t>{dialogueEventType: “DialogueNodeEvent”,</w:t>
              </w:r>
            </w:ins>
          </w:p>
          <w:p w14:paraId="228C2FCE" w14:textId="77777777" w:rsidR="009B5689" w:rsidRDefault="00000000">
            <w:pPr>
              <w:widowControl w:val="0"/>
              <w:spacing w:line="240" w:lineRule="auto"/>
              <w:rPr>
                <w:ins w:id="368" w:author="Wenyi Lu" w:date="2026-02-08T00:52:00Z"/>
                <w:rFonts w:ascii="Calibri" w:eastAsia="Calibri" w:hAnsi="Calibri" w:cs="Calibri"/>
              </w:rPr>
            </w:pPr>
            <w:ins w:id="369" w:author="Wenyi Lu" w:date="2026-02-08T00:52:00Z">
              <w:r>
                <w:rPr>
                  <w:rFonts w:ascii="Calibri" w:eastAsia="Calibri" w:hAnsi="Calibri" w:cs="Calibri"/>
                </w:rPr>
                <w:t>“conversationId”: “88”,</w:t>
              </w:r>
            </w:ins>
          </w:p>
          <w:p w14:paraId="7712B139" w14:textId="77777777" w:rsidR="009B5689" w:rsidRDefault="00000000">
            <w:pPr>
              <w:widowControl w:val="0"/>
              <w:spacing w:line="240" w:lineRule="auto"/>
              <w:rPr>
                <w:ins w:id="370" w:author="Wenyi Lu" w:date="2026-02-08T00:52:00Z"/>
                <w:rFonts w:ascii="Calibri" w:eastAsia="Calibri" w:hAnsi="Calibri" w:cs="Calibri"/>
              </w:rPr>
            </w:pPr>
            <w:ins w:id="371" w:author="Wenyi Lu" w:date="2026-02-08T00:52:00Z">
              <w:r>
                <w:rPr>
                  <w:rFonts w:ascii="Calibri" w:eastAsia="Calibri" w:hAnsi="Calibri" w:cs="Calibri"/>
                </w:rPr>
                <w:t>“nodeId”: “11”}</w:t>
              </w:r>
            </w:ins>
          </w:p>
          <w:p w14:paraId="2325CB2C" w14:textId="77777777" w:rsidR="009B5689" w:rsidRDefault="009B5689">
            <w:pPr>
              <w:widowControl w:val="0"/>
              <w:spacing w:line="240" w:lineRule="auto"/>
              <w:rPr>
                <w:ins w:id="372" w:author="Wenyi Lu" w:date="2026-02-08T00:52:00Z"/>
                <w:rFonts w:ascii="Calibri" w:eastAsia="Calibri" w:hAnsi="Calibri" w:cs="Calibri"/>
              </w:rPr>
            </w:pPr>
          </w:p>
          <w:p w14:paraId="7BF02D60" w14:textId="77777777" w:rsidR="009B5689" w:rsidRDefault="00000000">
            <w:pPr>
              <w:widowControl w:val="0"/>
              <w:spacing w:line="240" w:lineRule="auto"/>
              <w:rPr>
                <w:ins w:id="373" w:author="Wenyi Lu" w:date="2026-02-08T00:52:00Z"/>
                <w:rFonts w:ascii="Calibri" w:eastAsia="Calibri" w:hAnsi="Calibri" w:cs="Calibri"/>
              </w:rPr>
            </w:pPr>
            <w:ins w:id="374" w:author="Wenyi Lu" w:date="2026-02-08T00:52:00Z">
              <w:r>
                <w:rPr>
                  <w:rFonts w:ascii="Calibri" w:eastAsia="Calibri" w:hAnsi="Calibri" w:cs="Calibri"/>
                </w:rPr>
                <w:t>Incorrect submission</w:t>
              </w:r>
            </w:ins>
          </w:p>
          <w:p w14:paraId="4809A646" w14:textId="77777777" w:rsidR="009B5689" w:rsidRDefault="00000000">
            <w:pPr>
              <w:widowControl w:val="0"/>
              <w:spacing w:line="240" w:lineRule="auto"/>
              <w:rPr>
                <w:ins w:id="375" w:author="Wenyi Lu" w:date="2026-02-08T00:52:00Z"/>
                <w:rFonts w:ascii="Calibri" w:eastAsia="Calibri" w:hAnsi="Calibri" w:cs="Calibri"/>
              </w:rPr>
            </w:pPr>
            <w:ins w:id="376" w:author="Wenyi Lu" w:date="2026-02-08T00:52:00Z">
              <w:r>
                <w:rPr>
                  <w:rFonts w:ascii="Calibri" w:eastAsia="Calibri" w:hAnsi="Calibri" w:cs="Calibri"/>
                </w:rPr>
                <w:t>{dialogueEventType: “DialogueNodeEvent”,</w:t>
              </w:r>
            </w:ins>
          </w:p>
          <w:p w14:paraId="353CA293" w14:textId="77777777" w:rsidR="009B5689" w:rsidRDefault="00000000">
            <w:pPr>
              <w:widowControl w:val="0"/>
              <w:spacing w:line="240" w:lineRule="auto"/>
              <w:rPr>
                <w:ins w:id="377" w:author="Wenyi Lu" w:date="2026-02-08T00:52:00Z"/>
                <w:rFonts w:ascii="Calibri" w:eastAsia="Calibri" w:hAnsi="Calibri" w:cs="Calibri"/>
              </w:rPr>
            </w:pPr>
            <w:ins w:id="378" w:author="Wenyi Lu" w:date="2026-02-08T00:52:00Z">
              <w:r>
                <w:rPr>
                  <w:rFonts w:ascii="Calibri" w:eastAsia="Calibri" w:hAnsi="Calibri" w:cs="Calibri"/>
                </w:rPr>
                <w:t>“conversationId”: “102”,</w:t>
              </w:r>
            </w:ins>
          </w:p>
          <w:p w14:paraId="72359E64" w14:textId="77777777" w:rsidR="009B5689" w:rsidRDefault="00000000">
            <w:pPr>
              <w:widowControl w:val="0"/>
              <w:spacing w:line="240" w:lineRule="auto"/>
              <w:rPr>
                <w:ins w:id="379" w:author="Wenyi Lu" w:date="2026-02-08T00:52:00Z"/>
                <w:rFonts w:ascii="Calibri" w:eastAsia="Calibri" w:hAnsi="Calibri" w:cs="Calibri"/>
              </w:rPr>
            </w:pPr>
            <w:ins w:id="380" w:author="Wenyi Lu" w:date="2026-02-08T00:52:00Z">
              <w:r>
                <w:rPr>
                  <w:rFonts w:ascii="Calibri" w:eastAsia="Calibri" w:hAnsi="Calibri" w:cs="Calibri"/>
                </w:rPr>
                <w:t>“nodeId”: “3”}</w:t>
              </w:r>
            </w:ins>
          </w:p>
          <w:p w14:paraId="0E0A5CFD" w14:textId="77777777" w:rsidR="009B5689" w:rsidRDefault="009B5689">
            <w:pPr>
              <w:spacing w:line="240" w:lineRule="auto"/>
              <w:rPr>
                <w:rFonts w:ascii="Calibri" w:eastAsia="Calibri" w:hAnsi="Calibri" w:cs="Calibri"/>
              </w:rPr>
            </w:pPr>
          </w:p>
        </w:tc>
        <w:tc>
          <w:tcPr>
            <w:tcW w:w="5130" w:type="dxa"/>
          </w:tcPr>
          <w:p w14:paraId="3E9E16B9" w14:textId="77777777" w:rsidR="009B5689" w:rsidRDefault="00000000">
            <w:pPr>
              <w:spacing w:line="240" w:lineRule="auto"/>
              <w:rPr>
                <w:rFonts w:ascii="Calibri" w:eastAsia="Calibri" w:hAnsi="Calibri" w:cs="Calibri"/>
              </w:rPr>
            </w:pPr>
            <w:r>
              <w:rPr>
                <w:rFonts w:ascii="Calibri" w:eastAsia="Calibri" w:hAnsi="Calibri" w:cs="Calibri"/>
              </w:rPr>
              <w:t>Count of submissions before obtaining win state</w:t>
            </w:r>
          </w:p>
          <w:p w14:paraId="51DA959E"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answers on first attempt</w:t>
            </w:r>
          </w:p>
          <w:p w14:paraId="49AAA324" w14:textId="77777777" w:rsidR="009B5689" w:rsidRDefault="009B5689">
            <w:pPr>
              <w:spacing w:line="240" w:lineRule="auto"/>
              <w:rPr>
                <w:rFonts w:ascii="Calibri" w:eastAsia="Calibri" w:hAnsi="Calibri" w:cs="Calibri"/>
              </w:rPr>
            </w:pPr>
          </w:p>
          <w:p w14:paraId="324186A1" w14:textId="77777777" w:rsidR="009B5689" w:rsidRDefault="00000000">
            <w:pPr>
              <w:spacing w:line="240" w:lineRule="auto"/>
              <w:rPr>
                <w:rFonts w:ascii="Calibri" w:eastAsia="Calibri" w:hAnsi="Calibri" w:cs="Calibri"/>
              </w:rPr>
            </w:pPr>
            <w:r>
              <w:rPr>
                <w:rFonts w:ascii="Calibri" w:eastAsia="Calibri" w:hAnsi="Calibri" w:cs="Calibri"/>
              </w:rPr>
              <w:t>1 point for correct answer in 2 attempts</w:t>
            </w:r>
          </w:p>
          <w:p w14:paraId="16D68D35" w14:textId="77777777" w:rsidR="009B5689" w:rsidRDefault="009B5689">
            <w:pPr>
              <w:spacing w:line="240" w:lineRule="auto"/>
              <w:rPr>
                <w:rFonts w:ascii="Calibri" w:eastAsia="Calibri" w:hAnsi="Calibri" w:cs="Calibri"/>
              </w:rPr>
            </w:pPr>
          </w:p>
          <w:p w14:paraId="3FF3DF01"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p w14:paraId="09BEFE69" w14:textId="77777777" w:rsidR="009B5689" w:rsidRDefault="009B5689">
            <w:pPr>
              <w:spacing w:line="240" w:lineRule="auto"/>
              <w:rPr>
                <w:rFonts w:ascii="Calibri" w:eastAsia="Calibri" w:hAnsi="Calibri" w:cs="Calibri"/>
              </w:rPr>
            </w:pPr>
          </w:p>
        </w:tc>
      </w:tr>
      <w:tr w:rsidR="009B5689" w14:paraId="49BE3353" w14:textId="77777777">
        <w:trPr>
          <w:trHeight w:val="220"/>
        </w:trPr>
        <w:tc>
          <w:tcPr>
            <w:tcW w:w="765" w:type="dxa"/>
            <w:vMerge w:val="restart"/>
            <w:shd w:val="clear" w:color="auto" w:fill="B4A7D6"/>
          </w:tcPr>
          <w:p w14:paraId="585CFBB3" w14:textId="77777777" w:rsidR="009B5689" w:rsidRDefault="00000000">
            <w:pPr>
              <w:spacing w:line="240" w:lineRule="auto"/>
              <w:rPr>
                <w:rFonts w:ascii="Calibri" w:eastAsia="Calibri" w:hAnsi="Calibri" w:cs="Calibri"/>
              </w:rPr>
            </w:pPr>
            <w:bookmarkStart w:id="381" w:name="nrrd1n7hg165" w:colFirst="0" w:colLast="0"/>
            <w:bookmarkEnd w:id="381"/>
            <w:r>
              <w:rPr>
                <w:rFonts w:ascii="Calibri" w:eastAsia="Calibri" w:hAnsi="Calibri" w:cs="Calibri"/>
              </w:rPr>
              <w:t>U4.C3</w:t>
            </w:r>
          </w:p>
          <w:p w14:paraId="0230DEB8" w14:textId="77777777" w:rsidR="009B5689" w:rsidRDefault="009B5689">
            <w:pPr>
              <w:spacing w:line="240" w:lineRule="auto"/>
              <w:rPr>
                <w:rFonts w:ascii="Calibri" w:eastAsia="Calibri" w:hAnsi="Calibri" w:cs="Calibri"/>
              </w:rPr>
            </w:pPr>
          </w:p>
        </w:tc>
        <w:tc>
          <w:tcPr>
            <w:tcW w:w="780" w:type="dxa"/>
            <w:shd w:val="clear" w:color="auto" w:fill="B4A7D6"/>
          </w:tcPr>
          <w:p w14:paraId="27DCE068" w14:textId="77777777" w:rsidR="009B5689" w:rsidRDefault="00000000">
            <w:pPr>
              <w:spacing w:line="240" w:lineRule="auto"/>
              <w:rPr>
                <w:rFonts w:ascii="Calibri" w:eastAsia="Calibri" w:hAnsi="Calibri" w:cs="Calibri"/>
              </w:rPr>
            </w:pPr>
            <w:r>
              <w:rPr>
                <w:rFonts w:ascii="Calibri" w:eastAsia="Calibri" w:hAnsi="Calibri" w:cs="Calibri"/>
              </w:rPr>
              <w:t>4.4</w:t>
            </w:r>
          </w:p>
        </w:tc>
        <w:tc>
          <w:tcPr>
            <w:tcW w:w="1515" w:type="dxa"/>
          </w:tcPr>
          <w:p w14:paraId="5F99CC06"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2A34F5A5" w14:textId="77777777" w:rsidR="009B5689" w:rsidRDefault="00000000">
            <w:pPr>
              <w:spacing w:line="240" w:lineRule="auto"/>
              <w:rPr>
                <w:rFonts w:ascii="Calibri" w:eastAsia="Calibri" w:hAnsi="Calibri" w:cs="Calibri"/>
              </w:rPr>
            </w:pPr>
            <w:r>
              <w:rPr>
                <w:rFonts w:ascii="Calibri" w:eastAsia="Calibri" w:hAnsi="Calibri" w:cs="Calibri"/>
              </w:rPr>
              <w:t>Dungeon (third level)</w:t>
            </w:r>
          </w:p>
        </w:tc>
        <w:tc>
          <w:tcPr>
            <w:tcW w:w="1200" w:type="dxa"/>
          </w:tcPr>
          <w:p w14:paraId="4CC09142"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12917469"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player selects gravel from missing pipe section in room 3-2 on first attempt.</w:t>
            </w:r>
          </w:p>
          <w:p w14:paraId="712B950B"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anything else</w:t>
            </w:r>
          </w:p>
          <w:p w14:paraId="3001A9FA" w14:textId="77777777" w:rsidR="009B5689" w:rsidRDefault="009B5689">
            <w:pPr>
              <w:spacing w:line="240" w:lineRule="auto"/>
              <w:rPr>
                <w:rFonts w:ascii="Calibri" w:eastAsia="Calibri" w:hAnsi="Calibri" w:cs="Calibri"/>
              </w:rPr>
            </w:pPr>
          </w:p>
        </w:tc>
        <w:tc>
          <w:tcPr>
            <w:tcW w:w="2655" w:type="dxa"/>
          </w:tcPr>
          <w:p w14:paraId="4AE2B3B6" w14:textId="77777777" w:rsidR="009B5689" w:rsidRDefault="00000000">
            <w:pPr>
              <w:spacing w:line="240" w:lineRule="auto"/>
              <w:rPr>
                <w:ins w:id="382" w:author="Wenyi Lu" w:date="2026-02-08T01:08:00Z"/>
                <w:rFonts w:ascii="Calibri" w:eastAsia="Calibri" w:hAnsi="Calibri" w:cs="Calibri"/>
              </w:rPr>
            </w:pPr>
            <w:r>
              <w:rPr>
                <w:rFonts w:ascii="Calibri" w:eastAsia="Calibri" w:hAnsi="Calibri" w:cs="Calibri"/>
              </w:rPr>
              <w:t xml:space="preserve">Missing pipe selection in room 3-2 </w:t>
            </w:r>
          </w:p>
          <w:p w14:paraId="7615296D" w14:textId="77777777" w:rsidR="009B5689" w:rsidRDefault="009B5689">
            <w:pPr>
              <w:spacing w:line="240" w:lineRule="auto"/>
              <w:rPr>
                <w:ins w:id="383" w:author="Wenyi Lu" w:date="2026-02-08T01:08:00Z"/>
                <w:rFonts w:ascii="Calibri" w:eastAsia="Calibri" w:hAnsi="Calibri" w:cs="Calibri"/>
              </w:rPr>
            </w:pPr>
          </w:p>
          <w:p w14:paraId="24E33269" w14:textId="77777777" w:rsidR="009B5689" w:rsidRDefault="00000000">
            <w:pPr>
              <w:spacing w:line="240" w:lineRule="auto"/>
              <w:rPr>
                <w:ins w:id="384" w:author="Wenyi Lu" w:date="2026-02-08T01:08:00Z"/>
                <w:rFonts w:ascii="Calibri" w:eastAsia="Calibri" w:hAnsi="Calibri" w:cs="Calibri"/>
              </w:rPr>
            </w:pPr>
            <w:ins w:id="385" w:author="Wenyi Lu" w:date="2026-02-08T01:08:00Z">
              <w:r>
                <w:rPr>
                  <w:rFonts w:ascii="Calibri" w:eastAsia="Calibri" w:hAnsi="Calibri" w:cs="Calibri"/>
                </w:rPr>
                <w:t>{"eventType": "soilMachine"}</w:t>
              </w:r>
            </w:ins>
          </w:p>
          <w:p w14:paraId="3B11AAB4" w14:textId="77777777" w:rsidR="009B5689" w:rsidRDefault="00000000">
            <w:pPr>
              <w:spacing w:line="240" w:lineRule="auto"/>
              <w:rPr>
                <w:ins w:id="386" w:author="Wenyi Lu" w:date="2026-02-08T01:08:00Z"/>
                <w:rFonts w:ascii="Calibri" w:eastAsia="Calibri" w:hAnsi="Calibri" w:cs="Calibri"/>
              </w:rPr>
            </w:pPr>
            <w:ins w:id="387" w:author="Wenyi Lu" w:date="2026-02-08T01:08:00Z">
              <w:r>
                <w:rPr>
                  <w:rFonts w:ascii="Calibri" w:eastAsia="Calibri" w:hAnsi="Calibri" w:cs="Calibri"/>
                </w:rPr>
                <w:t>{“data.canisterType”: “Gravel”}</w:t>
              </w:r>
            </w:ins>
          </w:p>
          <w:p w14:paraId="2FCE9CF3" w14:textId="77777777" w:rsidR="009B5689" w:rsidRDefault="00000000">
            <w:pPr>
              <w:spacing w:line="240" w:lineRule="auto"/>
              <w:rPr>
                <w:ins w:id="388" w:author="Wenyi Lu" w:date="2026-02-08T01:08:00Z"/>
                <w:rFonts w:ascii="Calibri" w:eastAsia="Calibri" w:hAnsi="Calibri" w:cs="Calibri"/>
              </w:rPr>
            </w:pPr>
            <w:ins w:id="389" w:author="Wenyi Lu" w:date="2026-02-08T01:08:00Z">
              <w:r>
                <w:rPr>
                  <w:rFonts w:ascii="Calibri" w:eastAsia="Calibri" w:hAnsi="Calibri" w:cs="Calibri"/>
                </w:rPr>
                <w:t>{“data.floor</w:t>
              </w:r>
            </w:ins>
          </w:p>
          <w:p w14:paraId="2467DCC9" w14:textId="77777777" w:rsidR="009B5689" w:rsidRDefault="00000000">
            <w:pPr>
              <w:spacing w:line="240" w:lineRule="auto"/>
              <w:rPr>
                <w:ins w:id="390" w:author="Wenyi Lu" w:date="2026-02-08T01:08:00Z"/>
                <w:rFonts w:ascii="Calibri" w:eastAsia="Calibri" w:hAnsi="Calibri" w:cs="Calibri"/>
              </w:rPr>
            </w:pPr>
            <w:ins w:id="391" w:author="Wenyi Lu" w:date="2026-02-08T01:08:00Z">
              <w:r>
                <w:rPr>
                  <w:rFonts w:ascii="Calibri" w:eastAsia="Calibri" w:hAnsi="Calibri" w:cs="Calibri"/>
                </w:rPr>
                <w:t>”: “3”}</w:t>
              </w:r>
            </w:ins>
          </w:p>
          <w:p w14:paraId="3F8DE1F0" w14:textId="77777777" w:rsidR="009B5689" w:rsidRDefault="00000000">
            <w:pPr>
              <w:spacing w:line="240" w:lineRule="auto"/>
              <w:rPr>
                <w:ins w:id="392" w:author="Wenyi Lu" w:date="2026-02-08T01:08:00Z"/>
                <w:rFonts w:ascii="Calibri" w:eastAsia="Calibri" w:hAnsi="Calibri" w:cs="Calibri"/>
              </w:rPr>
            </w:pPr>
            <w:ins w:id="393" w:author="Wenyi Lu" w:date="2026-02-08T01:08:00Z">
              <w:r>
                <w:rPr>
                  <w:rFonts w:ascii="Calibri" w:eastAsia="Calibri" w:hAnsi="Calibri" w:cs="Calibri"/>
                </w:rPr>
                <w:t>{“data.machine</w:t>
              </w:r>
            </w:ins>
          </w:p>
          <w:p w14:paraId="412182A3" w14:textId="77777777" w:rsidR="009B5689" w:rsidRDefault="00000000">
            <w:pPr>
              <w:spacing w:line="240" w:lineRule="auto"/>
              <w:rPr>
                <w:ins w:id="394" w:author="Wenyi Lu" w:date="2026-02-08T01:08:00Z"/>
                <w:rFonts w:ascii="Calibri" w:eastAsia="Calibri" w:hAnsi="Calibri" w:cs="Calibri"/>
              </w:rPr>
            </w:pPr>
            <w:ins w:id="395" w:author="Wenyi Lu" w:date="2026-02-08T01:08:00Z">
              <w:r>
                <w:rPr>
                  <w:rFonts w:ascii="Calibri" w:eastAsia="Calibri" w:hAnsi="Calibri" w:cs="Calibri"/>
                </w:rPr>
                <w:lastRenderedPageBreak/>
                <w:t>”: “1”}</w:t>
              </w:r>
            </w:ins>
          </w:p>
          <w:p w14:paraId="3D9D87DF" w14:textId="77777777" w:rsidR="009B5689" w:rsidRDefault="009B5689">
            <w:pPr>
              <w:spacing w:line="240" w:lineRule="auto"/>
              <w:rPr>
                <w:rFonts w:ascii="Calibri" w:eastAsia="Calibri" w:hAnsi="Calibri" w:cs="Calibri"/>
              </w:rPr>
            </w:pPr>
          </w:p>
        </w:tc>
        <w:tc>
          <w:tcPr>
            <w:tcW w:w="5130" w:type="dxa"/>
          </w:tcPr>
          <w:p w14:paraId="5F725BFD" w14:textId="77777777" w:rsidR="009B5689" w:rsidRDefault="00000000">
            <w:pPr>
              <w:spacing w:line="240" w:lineRule="auto"/>
              <w:rPr>
                <w:rFonts w:ascii="Calibri" w:eastAsia="Calibri" w:hAnsi="Calibri" w:cs="Calibri"/>
              </w:rPr>
            </w:pPr>
            <w:r>
              <w:rPr>
                <w:rFonts w:ascii="Calibri" w:eastAsia="Calibri" w:hAnsi="Calibri" w:cs="Calibri"/>
              </w:rPr>
              <w:lastRenderedPageBreak/>
              <w:t xml:space="preserve">1 point for selecting gravel on first attempt </w:t>
            </w:r>
          </w:p>
          <w:p w14:paraId="413FDAEB"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tc>
      </w:tr>
      <w:tr w:rsidR="009B5689" w14:paraId="791F0679" w14:textId="77777777">
        <w:trPr>
          <w:trHeight w:val="220"/>
        </w:trPr>
        <w:tc>
          <w:tcPr>
            <w:tcW w:w="765" w:type="dxa"/>
            <w:vMerge/>
            <w:shd w:val="clear" w:color="auto" w:fill="B4A7D6"/>
          </w:tcPr>
          <w:p w14:paraId="20C3DBB5" w14:textId="77777777" w:rsidR="009B5689" w:rsidRDefault="009B5689">
            <w:pPr>
              <w:spacing w:line="240" w:lineRule="auto"/>
              <w:rPr>
                <w:rFonts w:ascii="Calibri" w:eastAsia="Calibri" w:hAnsi="Calibri" w:cs="Calibri"/>
              </w:rPr>
            </w:pPr>
          </w:p>
        </w:tc>
        <w:tc>
          <w:tcPr>
            <w:tcW w:w="780" w:type="dxa"/>
            <w:shd w:val="clear" w:color="auto" w:fill="B4A7D6"/>
          </w:tcPr>
          <w:p w14:paraId="14D07F74" w14:textId="77777777" w:rsidR="009B5689" w:rsidRDefault="00000000">
            <w:pPr>
              <w:spacing w:line="240" w:lineRule="auto"/>
              <w:rPr>
                <w:rFonts w:ascii="Calibri" w:eastAsia="Calibri" w:hAnsi="Calibri" w:cs="Calibri"/>
              </w:rPr>
            </w:pPr>
            <w:r>
              <w:rPr>
                <w:rFonts w:ascii="Calibri" w:eastAsia="Calibri" w:hAnsi="Calibri" w:cs="Calibri"/>
              </w:rPr>
              <w:t>4.5</w:t>
            </w:r>
          </w:p>
        </w:tc>
        <w:tc>
          <w:tcPr>
            <w:tcW w:w="1515" w:type="dxa"/>
          </w:tcPr>
          <w:p w14:paraId="1DB650AC"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76418D8E" w14:textId="77777777" w:rsidR="009B5689" w:rsidRDefault="00000000">
            <w:pPr>
              <w:spacing w:line="240" w:lineRule="auto"/>
              <w:rPr>
                <w:rFonts w:ascii="Calibri" w:eastAsia="Calibri" w:hAnsi="Calibri" w:cs="Calibri"/>
              </w:rPr>
            </w:pPr>
            <w:r>
              <w:rPr>
                <w:rFonts w:ascii="Calibri" w:eastAsia="Calibri" w:hAnsi="Calibri" w:cs="Calibri"/>
              </w:rPr>
              <w:t>Dungeon (fourth level)</w:t>
            </w:r>
          </w:p>
        </w:tc>
        <w:tc>
          <w:tcPr>
            <w:tcW w:w="1200" w:type="dxa"/>
          </w:tcPr>
          <w:p w14:paraId="4BE06DD5"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7BE257EC"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2 Point </w:t>
            </w:r>
            <w:r>
              <w:rPr>
                <w:rFonts w:ascii="Calibri" w:eastAsia="Calibri" w:hAnsi="Calibri" w:cs="Calibri"/>
              </w:rPr>
              <w:t>player selects sand from missing pipe section in room 4-1 on first attempt</w:t>
            </w:r>
          </w:p>
          <w:p w14:paraId="3553E6E1"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1 Points </w:t>
            </w:r>
            <w:r>
              <w:rPr>
                <w:rFonts w:ascii="Calibri" w:eastAsia="Calibri" w:hAnsi="Calibri" w:cs="Calibri"/>
              </w:rPr>
              <w:t>player selects sand from missing pipe section in room 4-1 on second attempt</w:t>
            </w:r>
          </w:p>
          <w:p w14:paraId="6ECD202D"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anything else</w:t>
            </w:r>
          </w:p>
          <w:p w14:paraId="4E584167" w14:textId="77777777" w:rsidR="009B5689" w:rsidRDefault="009B5689">
            <w:pPr>
              <w:spacing w:line="240" w:lineRule="auto"/>
              <w:rPr>
                <w:rFonts w:ascii="Calibri" w:eastAsia="Calibri" w:hAnsi="Calibri" w:cs="Calibri"/>
              </w:rPr>
            </w:pPr>
          </w:p>
        </w:tc>
        <w:tc>
          <w:tcPr>
            <w:tcW w:w="2655" w:type="dxa"/>
          </w:tcPr>
          <w:p w14:paraId="2AD1EB5B" w14:textId="77777777" w:rsidR="009B5689" w:rsidRDefault="00000000">
            <w:pPr>
              <w:spacing w:line="240" w:lineRule="auto"/>
              <w:rPr>
                <w:ins w:id="396" w:author="Wenyi Lu" w:date="2026-02-08T01:14:00Z"/>
                <w:rFonts w:ascii="Calibri" w:eastAsia="Calibri" w:hAnsi="Calibri" w:cs="Calibri"/>
              </w:rPr>
            </w:pPr>
            <w:ins w:id="397" w:author="Wenyi Lu" w:date="2026-02-08T01:14:00Z">
              <w:r>
                <w:rPr>
                  <w:rFonts w:ascii="Calibri" w:eastAsia="Calibri" w:hAnsi="Calibri" w:cs="Calibri"/>
                </w:rPr>
                <w:t>{"eventType": "soilMachine"}</w:t>
              </w:r>
            </w:ins>
          </w:p>
          <w:p w14:paraId="523EBADA" w14:textId="77777777" w:rsidR="009B5689" w:rsidRDefault="00000000">
            <w:pPr>
              <w:spacing w:line="240" w:lineRule="auto"/>
              <w:rPr>
                <w:ins w:id="398" w:author="Wenyi Lu" w:date="2026-02-08T01:14:00Z"/>
                <w:rFonts w:ascii="Calibri" w:eastAsia="Calibri" w:hAnsi="Calibri" w:cs="Calibri"/>
              </w:rPr>
            </w:pPr>
            <w:ins w:id="399" w:author="Wenyi Lu" w:date="2026-02-08T01:14:00Z">
              <w:r>
                <w:rPr>
                  <w:rFonts w:ascii="Calibri" w:eastAsia="Calibri" w:hAnsi="Calibri" w:cs="Calibri"/>
                </w:rPr>
                <w:t>{“data.canisterType”: “Sand”}</w:t>
              </w:r>
            </w:ins>
          </w:p>
          <w:p w14:paraId="4B933142" w14:textId="77777777" w:rsidR="009B5689" w:rsidRDefault="00000000">
            <w:pPr>
              <w:spacing w:line="240" w:lineRule="auto"/>
              <w:rPr>
                <w:ins w:id="400" w:author="Wenyi Lu" w:date="2026-02-08T01:14:00Z"/>
                <w:rFonts w:ascii="Calibri" w:eastAsia="Calibri" w:hAnsi="Calibri" w:cs="Calibri"/>
              </w:rPr>
            </w:pPr>
            <w:ins w:id="401" w:author="Wenyi Lu" w:date="2026-02-08T01:14:00Z">
              <w:r>
                <w:rPr>
                  <w:rFonts w:ascii="Calibri" w:eastAsia="Calibri" w:hAnsi="Calibri" w:cs="Calibri"/>
                </w:rPr>
                <w:t>{“data.floor</w:t>
              </w:r>
            </w:ins>
          </w:p>
          <w:p w14:paraId="68D598AD" w14:textId="77777777" w:rsidR="009B5689" w:rsidRDefault="00000000">
            <w:pPr>
              <w:spacing w:line="240" w:lineRule="auto"/>
              <w:rPr>
                <w:ins w:id="402" w:author="Wenyi Lu" w:date="2026-02-08T01:14:00Z"/>
                <w:rFonts w:ascii="Calibri" w:eastAsia="Calibri" w:hAnsi="Calibri" w:cs="Calibri"/>
              </w:rPr>
            </w:pPr>
            <w:ins w:id="403" w:author="Wenyi Lu" w:date="2026-02-08T01:14:00Z">
              <w:r>
                <w:rPr>
                  <w:rFonts w:ascii="Calibri" w:eastAsia="Calibri" w:hAnsi="Calibri" w:cs="Calibri"/>
                </w:rPr>
                <w:t>”: “4”}</w:t>
              </w:r>
            </w:ins>
          </w:p>
          <w:p w14:paraId="654F0DAC" w14:textId="77777777" w:rsidR="009B5689" w:rsidRDefault="00000000">
            <w:pPr>
              <w:spacing w:line="240" w:lineRule="auto"/>
              <w:rPr>
                <w:ins w:id="404" w:author="Wenyi Lu" w:date="2026-02-08T01:14:00Z"/>
                <w:rFonts w:ascii="Calibri" w:eastAsia="Calibri" w:hAnsi="Calibri" w:cs="Calibri"/>
              </w:rPr>
            </w:pPr>
            <w:ins w:id="405" w:author="Wenyi Lu" w:date="2026-02-08T01:14:00Z">
              <w:r>
                <w:rPr>
                  <w:rFonts w:ascii="Calibri" w:eastAsia="Calibri" w:hAnsi="Calibri" w:cs="Calibri"/>
                </w:rPr>
                <w:t>{“data.machine</w:t>
              </w:r>
            </w:ins>
          </w:p>
          <w:p w14:paraId="24CC5DBF" w14:textId="77777777" w:rsidR="009B5689" w:rsidRDefault="00000000">
            <w:pPr>
              <w:spacing w:line="240" w:lineRule="auto"/>
              <w:rPr>
                <w:ins w:id="406" w:author="Wenyi Lu" w:date="2026-02-08T01:14:00Z"/>
                <w:rFonts w:ascii="Calibri" w:eastAsia="Calibri" w:hAnsi="Calibri" w:cs="Calibri"/>
              </w:rPr>
            </w:pPr>
            <w:ins w:id="407" w:author="Wenyi Lu" w:date="2026-02-08T01:14:00Z">
              <w:r>
                <w:rPr>
                  <w:rFonts w:ascii="Calibri" w:eastAsia="Calibri" w:hAnsi="Calibri" w:cs="Calibri"/>
                </w:rPr>
                <w:t>”: “1”}</w:t>
              </w:r>
            </w:ins>
          </w:p>
          <w:p w14:paraId="4F352F31" w14:textId="77777777" w:rsidR="009B5689" w:rsidRDefault="009B5689">
            <w:pPr>
              <w:spacing w:line="240" w:lineRule="auto"/>
              <w:rPr>
                <w:rFonts w:ascii="Calibri" w:eastAsia="Calibri" w:hAnsi="Calibri" w:cs="Calibri"/>
              </w:rPr>
            </w:pPr>
          </w:p>
        </w:tc>
        <w:tc>
          <w:tcPr>
            <w:tcW w:w="5130" w:type="dxa"/>
          </w:tcPr>
          <w:p w14:paraId="46605D97" w14:textId="77777777" w:rsidR="009B5689" w:rsidRDefault="00000000">
            <w:pPr>
              <w:spacing w:line="240" w:lineRule="auto"/>
              <w:rPr>
                <w:rFonts w:ascii="Calibri" w:eastAsia="Calibri" w:hAnsi="Calibri" w:cs="Calibri"/>
              </w:rPr>
            </w:pPr>
            <w:r>
              <w:rPr>
                <w:rFonts w:ascii="Calibri" w:eastAsia="Calibri" w:hAnsi="Calibri" w:cs="Calibri"/>
              </w:rPr>
              <w:t xml:space="preserve">2 point for selecting sand on first attempt </w:t>
            </w:r>
          </w:p>
          <w:p w14:paraId="79F34E2E" w14:textId="77777777" w:rsidR="009B5689" w:rsidRDefault="00000000">
            <w:pPr>
              <w:spacing w:line="240" w:lineRule="auto"/>
              <w:rPr>
                <w:rFonts w:ascii="Calibri" w:eastAsia="Calibri" w:hAnsi="Calibri" w:cs="Calibri"/>
              </w:rPr>
            </w:pPr>
            <w:r>
              <w:rPr>
                <w:rFonts w:ascii="Calibri" w:eastAsia="Calibri" w:hAnsi="Calibri" w:cs="Calibri"/>
              </w:rPr>
              <w:t>1 point for selecting sand on second attempt</w:t>
            </w:r>
          </w:p>
          <w:p w14:paraId="060B433C"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tc>
      </w:tr>
      <w:tr w:rsidR="009B5689" w14:paraId="33F4EB1D" w14:textId="77777777">
        <w:trPr>
          <w:trHeight w:val="220"/>
        </w:trPr>
        <w:tc>
          <w:tcPr>
            <w:tcW w:w="765" w:type="dxa"/>
            <w:vMerge w:val="restart"/>
            <w:shd w:val="clear" w:color="auto" w:fill="B4A7D6"/>
          </w:tcPr>
          <w:p w14:paraId="36483A35" w14:textId="77777777" w:rsidR="009B5689" w:rsidRDefault="00000000">
            <w:pPr>
              <w:spacing w:line="240" w:lineRule="auto"/>
              <w:rPr>
                <w:rFonts w:ascii="Calibri" w:eastAsia="Calibri" w:hAnsi="Calibri" w:cs="Calibri"/>
              </w:rPr>
            </w:pPr>
            <w:bookmarkStart w:id="408" w:name="f7ull1f8xhl8" w:colFirst="0" w:colLast="0"/>
            <w:bookmarkEnd w:id="408"/>
            <w:r>
              <w:rPr>
                <w:rFonts w:ascii="Calibri" w:eastAsia="Calibri" w:hAnsi="Calibri" w:cs="Calibri"/>
              </w:rPr>
              <w:t>U4.C4</w:t>
            </w:r>
          </w:p>
        </w:tc>
        <w:tc>
          <w:tcPr>
            <w:tcW w:w="780" w:type="dxa"/>
            <w:shd w:val="clear" w:color="auto" w:fill="B4A7D6"/>
          </w:tcPr>
          <w:p w14:paraId="0BEDCC9D" w14:textId="77777777" w:rsidR="009B5689" w:rsidRDefault="00000000">
            <w:pPr>
              <w:spacing w:line="240" w:lineRule="auto"/>
              <w:rPr>
                <w:rFonts w:ascii="Calibri" w:eastAsia="Calibri" w:hAnsi="Calibri" w:cs="Calibri"/>
              </w:rPr>
            </w:pPr>
            <w:r>
              <w:rPr>
                <w:rFonts w:ascii="Calibri" w:eastAsia="Calibri" w:hAnsi="Calibri" w:cs="Calibri"/>
              </w:rPr>
              <w:t>4.6</w:t>
            </w:r>
          </w:p>
        </w:tc>
        <w:tc>
          <w:tcPr>
            <w:tcW w:w="1515" w:type="dxa"/>
          </w:tcPr>
          <w:p w14:paraId="3CCF4FD8"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7836DCC5" w14:textId="77777777" w:rsidR="009B5689" w:rsidRDefault="00000000">
            <w:pPr>
              <w:spacing w:line="240" w:lineRule="auto"/>
              <w:rPr>
                <w:rFonts w:ascii="Calibri" w:eastAsia="Calibri" w:hAnsi="Calibri" w:cs="Calibri"/>
              </w:rPr>
            </w:pPr>
            <w:r>
              <w:rPr>
                <w:rFonts w:ascii="Calibri" w:eastAsia="Calibri" w:hAnsi="Calibri" w:cs="Calibri"/>
              </w:rPr>
              <w:t>Dungeon (fifth level)</w:t>
            </w:r>
          </w:p>
        </w:tc>
        <w:tc>
          <w:tcPr>
            <w:tcW w:w="1200" w:type="dxa"/>
          </w:tcPr>
          <w:p w14:paraId="6BC06075"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4E41621D"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2 Points total:</w:t>
            </w:r>
          </w:p>
          <w:p w14:paraId="3D5DC4E2" w14:textId="77777777" w:rsidR="009B5689" w:rsidRDefault="009B5689">
            <w:pPr>
              <w:spacing w:line="240" w:lineRule="auto"/>
              <w:rPr>
                <w:rFonts w:ascii="Calibri" w:eastAsia="Calibri" w:hAnsi="Calibri" w:cs="Calibri"/>
                <w:b/>
                <w:bCs/>
                <w:u w:val="single"/>
              </w:rPr>
            </w:pPr>
          </w:p>
          <w:p w14:paraId="5156DD7B"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1 Point </w:t>
            </w:r>
            <w:r>
              <w:rPr>
                <w:rFonts w:ascii="Calibri" w:eastAsia="Calibri" w:hAnsi="Calibri" w:cs="Calibri"/>
              </w:rPr>
              <w:t>in room 5-1, player selects clay from top canister on first attempt AND does not change Bottom canister</w:t>
            </w:r>
          </w:p>
          <w:p w14:paraId="0C7B8730"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1 Points </w:t>
            </w:r>
            <w:r>
              <w:rPr>
                <w:rFonts w:ascii="Calibri" w:eastAsia="Calibri" w:hAnsi="Calibri" w:cs="Calibri"/>
              </w:rPr>
              <w:t>in room 5-2, player selects clay on bottom canister on first attempt OR selects sand on top canister AND does not change bottom canister</w:t>
            </w:r>
          </w:p>
          <w:p w14:paraId="79FDE532" w14:textId="77777777" w:rsidR="009B5689" w:rsidRDefault="009B5689">
            <w:pPr>
              <w:spacing w:line="240" w:lineRule="auto"/>
              <w:rPr>
                <w:rFonts w:ascii="Calibri" w:eastAsia="Calibri" w:hAnsi="Calibri" w:cs="Calibri"/>
                <w:b/>
                <w:bCs/>
                <w:u w:val="single"/>
              </w:rPr>
            </w:pPr>
          </w:p>
          <w:p w14:paraId="1C4EA82D" w14:textId="77777777" w:rsidR="009B5689" w:rsidRDefault="009B5689">
            <w:pPr>
              <w:spacing w:line="240" w:lineRule="auto"/>
              <w:rPr>
                <w:rFonts w:ascii="Calibri" w:eastAsia="Calibri" w:hAnsi="Calibri" w:cs="Calibri"/>
                <w:b/>
                <w:bCs/>
                <w:u w:val="single"/>
              </w:rPr>
            </w:pPr>
          </w:p>
        </w:tc>
        <w:tc>
          <w:tcPr>
            <w:tcW w:w="2655" w:type="dxa"/>
          </w:tcPr>
          <w:p w14:paraId="10968750" w14:textId="77777777" w:rsidR="009B5689" w:rsidRDefault="00000000">
            <w:pPr>
              <w:spacing w:line="240" w:lineRule="auto"/>
              <w:rPr>
                <w:ins w:id="409" w:author="Wenyi Lu" w:date="2026-02-08T01:16:00Z"/>
                <w:rFonts w:ascii="Calibri" w:eastAsia="Calibri" w:hAnsi="Calibri" w:cs="Calibri"/>
              </w:rPr>
            </w:pPr>
            <w:ins w:id="410" w:author="Wenyi Lu" w:date="2026-02-08T01:16:00Z">
              <w:r>
                <w:rPr>
                  <w:rFonts w:ascii="Calibri" w:eastAsia="Calibri" w:hAnsi="Calibri" w:cs="Calibri"/>
                </w:rPr>
                <w:lastRenderedPageBreak/>
                <w:t>{"eventType": "soilMachine"}</w:t>
              </w:r>
            </w:ins>
          </w:p>
          <w:p w14:paraId="79D1CE0B" w14:textId="77777777" w:rsidR="009B5689" w:rsidRDefault="00000000">
            <w:pPr>
              <w:spacing w:line="240" w:lineRule="auto"/>
              <w:rPr>
                <w:ins w:id="411" w:author="Wenyi Lu" w:date="2026-02-08T01:16:00Z"/>
                <w:rFonts w:ascii="Calibri" w:eastAsia="Calibri" w:hAnsi="Calibri" w:cs="Calibri"/>
              </w:rPr>
            </w:pPr>
            <w:ins w:id="412" w:author="Wenyi Lu" w:date="2026-02-08T01:16:00Z">
              <w:r>
                <w:rPr>
                  <w:rFonts w:ascii="Calibri" w:eastAsia="Calibri" w:hAnsi="Calibri" w:cs="Calibri"/>
                </w:rPr>
                <w:t>{“data.canisterType”: “Sand”}</w:t>
              </w:r>
            </w:ins>
          </w:p>
          <w:p w14:paraId="00DA6EDE" w14:textId="77777777" w:rsidR="009B5689" w:rsidRDefault="00000000">
            <w:pPr>
              <w:spacing w:line="240" w:lineRule="auto"/>
              <w:rPr>
                <w:ins w:id="413" w:author="Wenyi Lu" w:date="2026-02-08T01:16:00Z"/>
                <w:rFonts w:ascii="Calibri" w:eastAsia="Calibri" w:hAnsi="Calibri" w:cs="Calibri"/>
              </w:rPr>
            </w:pPr>
            <w:ins w:id="414" w:author="Wenyi Lu" w:date="2026-02-08T01:16:00Z">
              <w:r>
                <w:rPr>
                  <w:rFonts w:ascii="Calibri" w:eastAsia="Calibri" w:hAnsi="Calibri" w:cs="Calibri"/>
                </w:rPr>
                <w:t>{“data.floor</w:t>
              </w:r>
            </w:ins>
          </w:p>
          <w:p w14:paraId="56DBD94B" w14:textId="77777777" w:rsidR="009B5689" w:rsidRDefault="00000000">
            <w:pPr>
              <w:spacing w:line="240" w:lineRule="auto"/>
              <w:rPr>
                <w:ins w:id="415" w:author="Wenyi Lu" w:date="2026-02-08T01:16:00Z"/>
                <w:rFonts w:ascii="Calibri" w:eastAsia="Calibri" w:hAnsi="Calibri" w:cs="Calibri"/>
              </w:rPr>
            </w:pPr>
            <w:ins w:id="416" w:author="Wenyi Lu" w:date="2026-02-08T01:16:00Z">
              <w:r>
                <w:rPr>
                  <w:rFonts w:ascii="Calibri" w:eastAsia="Calibri" w:hAnsi="Calibri" w:cs="Calibri"/>
                </w:rPr>
                <w:t>”: “5”}</w:t>
              </w:r>
            </w:ins>
          </w:p>
          <w:p w14:paraId="4B2BF740" w14:textId="77777777" w:rsidR="009B5689" w:rsidRDefault="00000000">
            <w:pPr>
              <w:spacing w:line="240" w:lineRule="auto"/>
              <w:rPr>
                <w:ins w:id="417" w:author="Wenyi Lu" w:date="2026-02-08T01:16:00Z"/>
                <w:rFonts w:ascii="Calibri" w:eastAsia="Calibri" w:hAnsi="Calibri" w:cs="Calibri"/>
              </w:rPr>
            </w:pPr>
            <w:ins w:id="418" w:author="Wenyi Lu" w:date="2026-02-08T01:16:00Z">
              <w:r>
                <w:rPr>
                  <w:rFonts w:ascii="Calibri" w:eastAsia="Calibri" w:hAnsi="Calibri" w:cs="Calibri"/>
                </w:rPr>
                <w:t>{“data.machine</w:t>
              </w:r>
            </w:ins>
          </w:p>
          <w:p w14:paraId="70B931DB" w14:textId="77777777" w:rsidR="009B5689" w:rsidRDefault="00000000">
            <w:pPr>
              <w:spacing w:line="240" w:lineRule="auto"/>
              <w:rPr>
                <w:ins w:id="419" w:author="Wenyi Lu" w:date="2026-02-08T01:16:00Z"/>
                <w:rFonts w:ascii="Calibri" w:eastAsia="Calibri" w:hAnsi="Calibri" w:cs="Calibri"/>
              </w:rPr>
            </w:pPr>
            <w:ins w:id="420" w:author="Wenyi Lu" w:date="2026-02-08T01:16:00Z">
              <w:r>
                <w:rPr>
                  <w:rFonts w:ascii="Calibri" w:eastAsia="Calibri" w:hAnsi="Calibri" w:cs="Calibri"/>
                </w:rPr>
                <w:t>”: “1”}</w:t>
              </w:r>
            </w:ins>
          </w:p>
          <w:p w14:paraId="0BBA9613" w14:textId="77777777" w:rsidR="009B5689" w:rsidRDefault="009B5689">
            <w:pPr>
              <w:spacing w:line="240" w:lineRule="auto"/>
              <w:rPr>
                <w:ins w:id="421" w:author="Wenyi Lu" w:date="2026-02-08T01:16:00Z"/>
                <w:rFonts w:ascii="Calibri" w:eastAsia="Calibri" w:hAnsi="Calibri" w:cs="Calibri"/>
              </w:rPr>
            </w:pPr>
          </w:p>
          <w:p w14:paraId="101BFF97" w14:textId="77777777" w:rsidR="009B5689" w:rsidRDefault="00000000">
            <w:pPr>
              <w:spacing w:line="240" w:lineRule="auto"/>
              <w:rPr>
                <w:ins w:id="422" w:author="Wenyi Lu" w:date="2026-02-08T01:16:00Z"/>
                <w:rFonts w:ascii="Calibri" w:eastAsia="Calibri" w:hAnsi="Calibri" w:cs="Calibri"/>
              </w:rPr>
            </w:pPr>
            <w:ins w:id="423" w:author="Wenyi Lu" w:date="2026-02-08T01:16:00Z">
              <w:r>
                <w:rPr>
                  <w:rFonts w:ascii="Calibri" w:eastAsia="Calibri" w:hAnsi="Calibri" w:cs="Calibri"/>
                </w:rPr>
                <w:t>{"eventType": "soilMachine"}</w:t>
              </w:r>
            </w:ins>
          </w:p>
          <w:p w14:paraId="1D290F89" w14:textId="77777777" w:rsidR="009B5689" w:rsidRDefault="00000000">
            <w:pPr>
              <w:spacing w:line="240" w:lineRule="auto"/>
              <w:rPr>
                <w:ins w:id="424" w:author="Wenyi Lu" w:date="2026-02-08T01:16:00Z"/>
                <w:rFonts w:ascii="Calibri" w:eastAsia="Calibri" w:hAnsi="Calibri" w:cs="Calibri"/>
              </w:rPr>
            </w:pPr>
            <w:ins w:id="425" w:author="Wenyi Lu" w:date="2026-02-08T01:16:00Z">
              <w:r>
                <w:rPr>
                  <w:rFonts w:ascii="Calibri" w:eastAsia="Calibri" w:hAnsi="Calibri" w:cs="Calibri"/>
                </w:rPr>
                <w:t>{“data.canisterType”: “Sand”}</w:t>
              </w:r>
            </w:ins>
          </w:p>
          <w:p w14:paraId="4B45BFC7" w14:textId="77777777" w:rsidR="009B5689" w:rsidRDefault="00000000">
            <w:pPr>
              <w:spacing w:line="240" w:lineRule="auto"/>
              <w:rPr>
                <w:ins w:id="426" w:author="Wenyi Lu" w:date="2026-02-08T01:16:00Z"/>
                <w:rFonts w:ascii="Calibri" w:eastAsia="Calibri" w:hAnsi="Calibri" w:cs="Calibri"/>
              </w:rPr>
            </w:pPr>
            <w:ins w:id="427" w:author="Wenyi Lu" w:date="2026-02-08T01:16:00Z">
              <w:r>
                <w:rPr>
                  <w:rFonts w:ascii="Calibri" w:eastAsia="Calibri" w:hAnsi="Calibri" w:cs="Calibri"/>
                </w:rPr>
                <w:t>{“data.floor</w:t>
              </w:r>
            </w:ins>
          </w:p>
          <w:p w14:paraId="4DDB1A4C" w14:textId="77777777" w:rsidR="009B5689" w:rsidRDefault="00000000">
            <w:pPr>
              <w:spacing w:line="240" w:lineRule="auto"/>
              <w:rPr>
                <w:ins w:id="428" w:author="Wenyi Lu" w:date="2026-02-08T01:16:00Z"/>
                <w:rFonts w:ascii="Calibri" w:eastAsia="Calibri" w:hAnsi="Calibri" w:cs="Calibri"/>
              </w:rPr>
            </w:pPr>
            <w:ins w:id="429" w:author="Wenyi Lu" w:date="2026-02-08T01:16:00Z">
              <w:r>
                <w:rPr>
                  <w:rFonts w:ascii="Calibri" w:eastAsia="Calibri" w:hAnsi="Calibri" w:cs="Calibri"/>
                </w:rPr>
                <w:t>”: “5”}</w:t>
              </w:r>
            </w:ins>
          </w:p>
          <w:p w14:paraId="698CA9C0" w14:textId="77777777" w:rsidR="009B5689" w:rsidRDefault="00000000">
            <w:pPr>
              <w:spacing w:line="240" w:lineRule="auto"/>
              <w:rPr>
                <w:ins w:id="430" w:author="Wenyi Lu" w:date="2026-02-08T01:16:00Z"/>
                <w:rFonts w:ascii="Calibri" w:eastAsia="Calibri" w:hAnsi="Calibri" w:cs="Calibri"/>
              </w:rPr>
            </w:pPr>
            <w:ins w:id="431" w:author="Wenyi Lu" w:date="2026-02-08T01:16:00Z">
              <w:r>
                <w:rPr>
                  <w:rFonts w:ascii="Calibri" w:eastAsia="Calibri" w:hAnsi="Calibri" w:cs="Calibri"/>
                </w:rPr>
                <w:t>{“data.machine</w:t>
              </w:r>
            </w:ins>
          </w:p>
          <w:p w14:paraId="54592A47" w14:textId="77777777" w:rsidR="009B5689" w:rsidRDefault="00000000">
            <w:pPr>
              <w:spacing w:line="240" w:lineRule="auto"/>
              <w:rPr>
                <w:ins w:id="432" w:author="Wenyi Lu" w:date="2026-02-08T01:16:00Z"/>
                <w:rFonts w:ascii="Calibri" w:eastAsia="Calibri" w:hAnsi="Calibri" w:cs="Calibri"/>
              </w:rPr>
            </w:pPr>
            <w:ins w:id="433" w:author="Wenyi Lu" w:date="2026-02-08T01:16:00Z">
              <w:r>
                <w:rPr>
                  <w:rFonts w:ascii="Calibri" w:eastAsia="Calibri" w:hAnsi="Calibri" w:cs="Calibri"/>
                </w:rPr>
                <w:t>”: “2”}</w:t>
              </w:r>
            </w:ins>
          </w:p>
          <w:p w14:paraId="7BB7C579" w14:textId="77777777" w:rsidR="009B5689" w:rsidRDefault="009B5689">
            <w:pPr>
              <w:spacing w:line="240" w:lineRule="auto"/>
              <w:rPr>
                <w:rFonts w:ascii="Calibri" w:eastAsia="Calibri" w:hAnsi="Calibri" w:cs="Calibri"/>
              </w:rPr>
            </w:pPr>
          </w:p>
        </w:tc>
        <w:tc>
          <w:tcPr>
            <w:tcW w:w="5130" w:type="dxa"/>
          </w:tcPr>
          <w:p w14:paraId="541FB16F" w14:textId="77777777" w:rsidR="009B5689" w:rsidRDefault="00000000">
            <w:pPr>
              <w:spacing w:line="240" w:lineRule="auto"/>
              <w:rPr>
                <w:rFonts w:ascii="Calibri" w:eastAsia="Calibri" w:hAnsi="Calibri" w:cs="Calibri"/>
              </w:rPr>
            </w:pPr>
            <w:r>
              <w:rPr>
                <w:rFonts w:ascii="Calibri" w:eastAsia="Calibri" w:hAnsi="Calibri" w:cs="Calibri"/>
              </w:rPr>
              <w:t>1 Point for correct solution to 5-1 puzzle on first attempt</w:t>
            </w:r>
          </w:p>
          <w:p w14:paraId="5EE6E08A" w14:textId="77777777" w:rsidR="009B5689" w:rsidRDefault="009B5689">
            <w:pPr>
              <w:spacing w:line="240" w:lineRule="auto"/>
              <w:rPr>
                <w:rFonts w:ascii="Calibri" w:eastAsia="Calibri" w:hAnsi="Calibri" w:cs="Calibri"/>
              </w:rPr>
            </w:pPr>
          </w:p>
          <w:p w14:paraId="5A40F994" w14:textId="77777777" w:rsidR="009B5689" w:rsidRDefault="00000000">
            <w:pPr>
              <w:spacing w:line="240" w:lineRule="auto"/>
              <w:rPr>
                <w:rFonts w:ascii="Calibri" w:eastAsia="Calibri" w:hAnsi="Calibri" w:cs="Calibri"/>
              </w:rPr>
            </w:pPr>
            <w:r>
              <w:rPr>
                <w:rFonts w:ascii="Calibri" w:eastAsia="Calibri" w:hAnsi="Calibri" w:cs="Calibri"/>
              </w:rPr>
              <w:t>1 Point for correct solution to 5-2 puzzle on first attempt</w:t>
            </w:r>
          </w:p>
          <w:p w14:paraId="09B38EBE" w14:textId="77777777" w:rsidR="009B5689" w:rsidRDefault="009B5689">
            <w:pPr>
              <w:spacing w:line="240" w:lineRule="auto"/>
              <w:rPr>
                <w:rFonts w:ascii="Calibri" w:eastAsia="Calibri" w:hAnsi="Calibri" w:cs="Calibri"/>
              </w:rPr>
            </w:pPr>
          </w:p>
          <w:p w14:paraId="4877B8AF" w14:textId="77777777" w:rsidR="009B5689" w:rsidRDefault="009B5689">
            <w:pPr>
              <w:spacing w:line="240" w:lineRule="auto"/>
              <w:rPr>
                <w:rFonts w:ascii="Calibri" w:eastAsia="Calibri" w:hAnsi="Calibri" w:cs="Calibri"/>
              </w:rPr>
            </w:pPr>
          </w:p>
        </w:tc>
      </w:tr>
      <w:tr w:rsidR="009B5689" w14:paraId="7DEC43A5" w14:textId="77777777">
        <w:trPr>
          <w:trHeight w:val="220"/>
        </w:trPr>
        <w:tc>
          <w:tcPr>
            <w:tcW w:w="765" w:type="dxa"/>
            <w:vMerge/>
            <w:shd w:val="clear" w:color="auto" w:fill="B4A7D6"/>
          </w:tcPr>
          <w:p w14:paraId="55EC93B2" w14:textId="77777777" w:rsidR="009B5689" w:rsidRDefault="009B5689">
            <w:pPr>
              <w:spacing w:line="240" w:lineRule="auto"/>
              <w:rPr>
                <w:rFonts w:ascii="Calibri" w:eastAsia="Calibri" w:hAnsi="Calibri" w:cs="Calibri"/>
              </w:rPr>
            </w:pPr>
          </w:p>
        </w:tc>
        <w:tc>
          <w:tcPr>
            <w:tcW w:w="780" w:type="dxa"/>
            <w:shd w:val="clear" w:color="auto" w:fill="B4A7D6"/>
          </w:tcPr>
          <w:p w14:paraId="6FEAFD89" w14:textId="77777777" w:rsidR="009B5689" w:rsidRDefault="00000000">
            <w:pPr>
              <w:spacing w:line="240" w:lineRule="auto"/>
              <w:rPr>
                <w:rFonts w:ascii="Calibri" w:eastAsia="Calibri" w:hAnsi="Calibri" w:cs="Calibri"/>
              </w:rPr>
            </w:pPr>
            <w:r>
              <w:rPr>
                <w:rFonts w:ascii="Calibri" w:eastAsia="Calibri" w:hAnsi="Calibri" w:cs="Calibri"/>
              </w:rPr>
              <w:t>4.7</w:t>
            </w:r>
          </w:p>
        </w:tc>
        <w:tc>
          <w:tcPr>
            <w:tcW w:w="1515" w:type="dxa"/>
          </w:tcPr>
          <w:p w14:paraId="250D63DD"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0DBCC8C4" w14:textId="77777777" w:rsidR="009B5689" w:rsidRDefault="00000000">
            <w:pPr>
              <w:spacing w:line="240" w:lineRule="auto"/>
              <w:rPr>
                <w:rFonts w:ascii="Calibri" w:eastAsia="Calibri" w:hAnsi="Calibri" w:cs="Calibri"/>
              </w:rPr>
            </w:pPr>
            <w:r>
              <w:rPr>
                <w:rFonts w:ascii="Calibri" w:eastAsia="Calibri" w:hAnsi="Calibri" w:cs="Calibri"/>
              </w:rPr>
              <w:t>Drill Task</w:t>
            </w:r>
          </w:p>
        </w:tc>
        <w:tc>
          <w:tcPr>
            <w:tcW w:w="1200" w:type="dxa"/>
          </w:tcPr>
          <w:p w14:paraId="1E6EB284"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17C324FB"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selection of layer 3 or 4 on first attempt</w:t>
            </w:r>
          </w:p>
          <w:p w14:paraId="346E7F69"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selection of layer 3 or 4 on second attempt</w:t>
            </w:r>
          </w:p>
          <w:p w14:paraId="0E1AAAE7"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anything else</w:t>
            </w:r>
          </w:p>
        </w:tc>
        <w:tc>
          <w:tcPr>
            <w:tcW w:w="2655" w:type="dxa"/>
          </w:tcPr>
          <w:p w14:paraId="301B0589" w14:textId="77777777" w:rsidR="009B5689" w:rsidRDefault="00000000">
            <w:pPr>
              <w:spacing w:line="240" w:lineRule="auto"/>
              <w:rPr>
                <w:ins w:id="434" w:author="Wenyi Lu" w:date="2026-02-08T01:22:00Z"/>
                <w:rFonts w:ascii="Calibri" w:eastAsia="Calibri" w:hAnsi="Calibri" w:cs="Calibri"/>
              </w:rPr>
            </w:pPr>
            <w:r>
              <w:rPr>
                <w:rFonts w:ascii="Calibri" w:eastAsia="Calibri" w:hAnsi="Calibri" w:cs="Calibri"/>
              </w:rPr>
              <w:t>Count of submissions, soil layer selected</w:t>
            </w:r>
          </w:p>
          <w:p w14:paraId="17B0134B" w14:textId="77777777" w:rsidR="009B5689" w:rsidRDefault="009B5689">
            <w:pPr>
              <w:spacing w:line="240" w:lineRule="auto"/>
              <w:rPr>
                <w:ins w:id="435" w:author="Wenyi Lu" w:date="2026-02-08T01:22:00Z"/>
                <w:rFonts w:ascii="Calibri" w:eastAsia="Calibri" w:hAnsi="Calibri" w:cs="Calibri"/>
              </w:rPr>
            </w:pPr>
          </w:p>
          <w:p w14:paraId="58E0D267" w14:textId="77777777" w:rsidR="009B5689" w:rsidRDefault="00000000">
            <w:pPr>
              <w:widowControl w:val="0"/>
              <w:spacing w:line="240" w:lineRule="auto"/>
              <w:rPr>
                <w:ins w:id="436" w:author="Wenyi Lu" w:date="2026-02-08T01:22:00Z"/>
                <w:rFonts w:ascii="Calibri" w:eastAsia="Calibri" w:hAnsi="Calibri" w:cs="Calibri"/>
              </w:rPr>
            </w:pPr>
            <w:ins w:id="437" w:author="Wenyi Lu" w:date="2026-02-08T01:22:00Z">
              <w:r>
                <w:rPr>
                  <w:rFonts w:ascii="Calibri" w:eastAsia="Calibri" w:hAnsi="Calibri" w:cs="Calibri"/>
                </w:rPr>
                <w:t>Correct: {dialogueEventType: “DialogueNodeEvent”,</w:t>
              </w:r>
            </w:ins>
          </w:p>
          <w:p w14:paraId="43F48F10" w14:textId="77777777" w:rsidR="009B5689" w:rsidRDefault="00000000">
            <w:pPr>
              <w:widowControl w:val="0"/>
              <w:spacing w:line="240" w:lineRule="auto"/>
              <w:rPr>
                <w:ins w:id="438" w:author="Wenyi Lu" w:date="2026-02-08T01:22:00Z"/>
                <w:rFonts w:ascii="Calibri" w:eastAsia="Calibri" w:hAnsi="Calibri" w:cs="Calibri"/>
              </w:rPr>
            </w:pPr>
            <w:ins w:id="439" w:author="Wenyi Lu" w:date="2026-02-08T01:22:00Z">
              <w:r>
                <w:rPr>
                  <w:rFonts w:ascii="Calibri" w:eastAsia="Calibri" w:hAnsi="Calibri" w:cs="Calibri"/>
                </w:rPr>
                <w:t>“conversationId”: “107”,</w:t>
              </w:r>
            </w:ins>
          </w:p>
          <w:p w14:paraId="182123E5" w14:textId="77777777" w:rsidR="009B5689" w:rsidRDefault="00000000">
            <w:pPr>
              <w:widowControl w:val="0"/>
              <w:spacing w:line="240" w:lineRule="auto"/>
              <w:rPr>
                <w:ins w:id="440" w:author="Wenyi Lu" w:date="2026-02-08T01:22:00Z"/>
                <w:rFonts w:ascii="Calibri" w:eastAsia="Calibri" w:hAnsi="Calibri" w:cs="Calibri"/>
              </w:rPr>
            </w:pPr>
            <w:ins w:id="441" w:author="Wenyi Lu" w:date="2026-02-08T01:22:00Z">
              <w:r>
                <w:rPr>
                  <w:rFonts w:ascii="Calibri" w:eastAsia="Calibri" w:hAnsi="Calibri" w:cs="Calibri"/>
                </w:rPr>
                <w:t>“nodeId”: “4”}</w:t>
              </w:r>
            </w:ins>
          </w:p>
          <w:p w14:paraId="4A6ABBD1" w14:textId="77777777" w:rsidR="009B5689" w:rsidRDefault="009B5689">
            <w:pPr>
              <w:widowControl w:val="0"/>
              <w:spacing w:line="240" w:lineRule="auto"/>
              <w:rPr>
                <w:ins w:id="442" w:author="Wenyi Lu" w:date="2026-02-08T01:22:00Z"/>
                <w:rFonts w:ascii="Calibri" w:eastAsia="Calibri" w:hAnsi="Calibri" w:cs="Calibri"/>
              </w:rPr>
            </w:pPr>
          </w:p>
          <w:p w14:paraId="7BB42088" w14:textId="77777777" w:rsidR="009B5689" w:rsidRDefault="00000000">
            <w:pPr>
              <w:widowControl w:val="0"/>
              <w:spacing w:line="240" w:lineRule="auto"/>
              <w:rPr>
                <w:ins w:id="443" w:author="Wenyi Lu" w:date="2026-02-08T01:22:00Z"/>
                <w:rFonts w:ascii="Calibri" w:eastAsia="Calibri" w:hAnsi="Calibri" w:cs="Calibri"/>
              </w:rPr>
            </w:pPr>
            <w:ins w:id="444" w:author="Wenyi Lu" w:date="2026-02-08T01:22:00Z">
              <w:r>
                <w:rPr>
                  <w:rFonts w:ascii="Calibri" w:eastAsia="Calibri" w:hAnsi="Calibri" w:cs="Calibri"/>
                </w:rPr>
                <w:t>{dialogueEventType: “DialogueNodeEvent”,</w:t>
              </w:r>
            </w:ins>
          </w:p>
          <w:p w14:paraId="4850F8EB" w14:textId="77777777" w:rsidR="009B5689" w:rsidRDefault="00000000">
            <w:pPr>
              <w:widowControl w:val="0"/>
              <w:spacing w:line="240" w:lineRule="auto"/>
              <w:rPr>
                <w:ins w:id="445" w:author="Wenyi Lu" w:date="2026-02-08T01:22:00Z"/>
                <w:rFonts w:ascii="Calibri" w:eastAsia="Calibri" w:hAnsi="Calibri" w:cs="Calibri"/>
              </w:rPr>
            </w:pPr>
            <w:ins w:id="446" w:author="Wenyi Lu" w:date="2026-02-08T01:22:00Z">
              <w:r>
                <w:rPr>
                  <w:rFonts w:ascii="Calibri" w:eastAsia="Calibri" w:hAnsi="Calibri" w:cs="Calibri"/>
                </w:rPr>
                <w:t>“conversationId”: “107”,</w:t>
              </w:r>
            </w:ins>
          </w:p>
          <w:p w14:paraId="656A1E6B" w14:textId="77777777" w:rsidR="009B5689" w:rsidRDefault="00000000">
            <w:pPr>
              <w:widowControl w:val="0"/>
              <w:spacing w:line="240" w:lineRule="auto"/>
              <w:rPr>
                <w:ins w:id="447" w:author="Wenyi Lu" w:date="2026-02-08T01:22:00Z"/>
                <w:rFonts w:ascii="Calibri" w:eastAsia="Calibri" w:hAnsi="Calibri" w:cs="Calibri"/>
              </w:rPr>
            </w:pPr>
            <w:ins w:id="448" w:author="Wenyi Lu" w:date="2026-02-08T01:22:00Z">
              <w:r>
                <w:rPr>
                  <w:rFonts w:ascii="Calibri" w:eastAsia="Calibri" w:hAnsi="Calibri" w:cs="Calibri"/>
                </w:rPr>
                <w:t>“nodeId”: “5”}</w:t>
              </w:r>
            </w:ins>
          </w:p>
          <w:p w14:paraId="331DE0EA" w14:textId="77777777" w:rsidR="009B5689" w:rsidRDefault="009B5689">
            <w:pPr>
              <w:widowControl w:val="0"/>
              <w:spacing w:line="240" w:lineRule="auto"/>
              <w:rPr>
                <w:ins w:id="449" w:author="Wenyi Lu" w:date="2026-02-08T01:22:00Z"/>
                <w:rFonts w:ascii="Calibri" w:eastAsia="Calibri" w:hAnsi="Calibri" w:cs="Calibri"/>
              </w:rPr>
            </w:pPr>
          </w:p>
          <w:p w14:paraId="1C4A3605" w14:textId="77777777" w:rsidR="009B5689" w:rsidRDefault="009B5689">
            <w:pPr>
              <w:spacing w:line="240" w:lineRule="auto"/>
              <w:rPr>
                <w:ins w:id="450" w:author="Wenyi Lu" w:date="2026-02-08T01:22:00Z"/>
                <w:rFonts w:ascii="Calibri" w:eastAsia="Calibri" w:hAnsi="Calibri" w:cs="Calibri"/>
              </w:rPr>
            </w:pPr>
          </w:p>
          <w:p w14:paraId="66071C74" w14:textId="77777777" w:rsidR="009B5689" w:rsidRDefault="00000000">
            <w:pPr>
              <w:spacing w:line="240" w:lineRule="auto"/>
              <w:rPr>
                <w:ins w:id="451" w:author="Wenyi Lu" w:date="2026-02-08T01:22:00Z"/>
                <w:rFonts w:ascii="Calibri" w:eastAsia="Calibri" w:hAnsi="Calibri" w:cs="Calibri"/>
              </w:rPr>
            </w:pPr>
            <w:ins w:id="452" w:author="Wenyi Lu" w:date="2026-02-08T01:22:00Z">
              <w:r>
                <w:rPr>
                  <w:rFonts w:ascii="Calibri" w:eastAsia="Calibri" w:hAnsi="Calibri" w:cs="Calibri"/>
                </w:rPr>
                <w:t>Incorrect:</w:t>
              </w:r>
            </w:ins>
          </w:p>
          <w:p w14:paraId="39DB88A6" w14:textId="77777777" w:rsidR="009B5689" w:rsidRDefault="00000000">
            <w:pPr>
              <w:widowControl w:val="0"/>
              <w:spacing w:line="240" w:lineRule="auto"/>
              <w:rPr>
                <w:ins w:id="453" w:author="Wenyi Lu" w:date="2026-02-08T01:22:00Z"/>
                <w:rFonts w:ascii="Calibri" w:eastAsia="Calibri" w:hAnsi="Calibri" w:cs="Calibri"/>
              </w:rPr>
            </w:pPr>
            <w:ins w:id="454" w:author="Wenyi Lu" w:date="2026-02-08T01:22:00Z">
              <w:r>
                <w:rPr>
                  <w:rFonts w:ascii="Calibri" w:eastAsia="Calibri" w:hAnsi="Calibri" w:cs="Calibri"/>
                </w:rPr>
                <w:t>{dialogueEventType: “DialogueNodeEvent”,</w:t>
              </w:r>
            </w:ins>
          </w:p>
          <w:p w14:paraId="36162178" w14:textId="77777777" w:rsidR="009B5689" w:rsidRDefault="00000000">
            <w:pPr>
              <w:widowControl w:val="0"/>
              <w:spacing w:line="240" w:lineRule="auto"/>
              <w:rPr>
                <w:ins w:id="455" w:author="Wenyi Lu" w:date="2026-02-08T01:22:00Z"/>
                <w:rFonts w:ascii="Calibri" w:eastAsia="Calibri" w:hAnsi="Calibri" w:cs="Calibri"/>
              </w:rPr>
            </w:pPr>
            <w:ins w:id="456" w:author="Wenyi Lu" w:date="2026-02-08T01:22:00Z">
              <w:r>
                <w:rPr>
                  <w:rFonts w:ascii="Calibri" w:eastAsia="Calibri" w:hAnsi="Calibri" w:cs="Calibri"/>
                </w:rPr>
                <w:t>“conversationId”: “107”,</w:t>
              </w:r>
            </w:ins>
          </w:p>
          <w:p w14:paraId="0A0ED848" w14:textId="77777777" w:rsidR="009B5689" w:rsidRDefault="00000000">
            <w:pPr>
              <w:widowControl w:val="0"/>
              <w:spacing w:line="240" w:lineRule="auto"/>
              <w:rPr>
                <w:ins w:id="457" w:author="Wenyi Lu" w:date="2026-02-08T01:22:00Z"/>
                <w:rFonts w:ascii="Calibri" w:eastAsia="Calibri" w:hAnsi="Calibri" w:cs="Calibri"/>
              </w:rPr>
            </w:pPr>
            <w:ins w:id="458" w:author="Wenyi Lu" w:date="2026-02-08T01:22:00Z">
              <w:r>
                <w:rPr>
                  <w:rFonts w:ascii="Calibri" w:eastAsia="Calibri" w:hAnsi="Calibri" w:cs="Calibri"/>
                </w:rPr>
                <w:t>“nodeId”: “2”}</w:t>
              </w:r>
            </w:ins>
          </w:p>
          <w:p w14:paraId="768BF3E8" w14:textId="77777777" w:rsidR="009B5689" w:rsidRDefault="009B5689">
            <w:pPr>
              <w:widowControl w:val="0"/>
              <w:spacing w:line="240" w:lineRule="auto"/>
              <w:rPr>
                <w:ins w:id="459" w:author="Wenyi Lu" w:date="2026-02-08T01:22:00Z"/>
                <w:rFonts w:ascii="Calibri" w:eastAsia="Calibri" w:hAnsi="Calibri" w:cs="Calibri"/>
              </w:rPr>
            </w:pPr>
          </w:p>
          <w:p w14:paraId="7218FC7F" w14:textId="77777777" w:rsidR="009B5689" w:rsidRDefault="00000000">
            <w:pPr>
              <w:widowControl w:val="0"/>
              <w:spacing w:line="240" w:lineRule="auto"/>
              <w:rPr>
                <w:ins w:id="460" w:author="Wenyi Lu" w:date="2026-02-08T01:22:00Z"/>
                <w:rFonts w:ascii="Calibri" w:eastAsia="Calibri" w:hAnsi="Calibri" w:cs="Calibri"/>
              </w:rPr>
            </w:pPr>
            <w:ins w:id="461" w:author="Wenyi Lu" w:date="2026-02-08T01:22:00Z">
              <w:r>
                <w:rPr>
                  <w:rFonts w:ascii="Calibri" w:eastAsia="Calibri" w:hAnsi="Calibri" w:cs="Calibri"/>
                </w:rPr>
                <w:t>{dialogueEventType: “DialogueNodeEvent”,</w:t>
              </w:r>
            </w:ins>
          </w:p>
          <w:p w14:paraId="439B7FA9" w14:textId="77777777" w:rsidR="009B5689" w:rsidRDefault="00000000">
            <w:pPr>
              <w:widowControl w:val="0"/>
              <w:spacing w:line="240" w:lineRule="auto"/>
              <w:rPr>
                <w:ins w:id="462" w:author="Wenyi Lu" w:date="2026-02-08T01:22:00Z"/>
                <w:rFonts w:ascii="Calibri" w:eastAsia="Calibri" w:hAnsi="Calibri" w:cs="Calibri"/>
              </w:rPr>
            </w:pPr>
            <w:ins w:id="463" w:author="Wenyi Lu" w:date="2026-02-08T01:22:00Z">
              <w:r>
                <w:rPr>
                  <w:rFonts w:ascii="Calibri" w:eastAsia="Calibri" w:hAnsi="Calibri" w:cs="Calibri"/>
                </w:rPr>
                <w:t>“conversationId”: “107”,</w:t>
              </w:r>
            </w:ins>
          </w:p>
          <w:p w14:paraId="3F7D430C" w14:textId="77777777" w:rsidR="009B5689" w:rsidRDefault="00000000">
            <w:pPr>
              <w:widowControl w:val="0"/>
              <w:spacing w:line="240" w:lineRule="auto"/>
              <w:rPr>
                <w:ins w:id="464" w:author="Wenyi Lu" w:date="2026-02-08T01:22:00Z"/>
                <w:rFonts w:ascii="Calibri" w:eastAsia="Calibri" w:hAnsi="Calibri" w:cs="Calibri"/>
              </w:rPr>
            </w:pPr>
            <w:ins w:id="465" w:author="Wenyi Lu" w:date="2026-02-08T01:22:00Z">
              <w:r>
                <w:rPr>
                  <w:rFonts w:ascii="Calibri" w:eastAsia="Calibri" w:hAnsi="Calibri" w:cs="Calibri"/>
                </w:rPr>
                <w:t>“nodeId”: “3”}</w:t>
              </w:r>
            </w:ins>
          </w:p>
          <w:p w14:paraId="4381F63B" w14:textId="77777777" w:rsidR="009B5689" w:rsidRDefault="009B5689">
            <w:pPr>
              <w:widowControl w:val="0"/>
              <w:spacing w:line="240" w:lineRule="auto"/>
              <w:rPr>
                <w:ins w:id="466" w:author="Wenyi Lu" w:date="2026-02-08T01:22:00Z"/>
                <w:rFonts w:ascii="Calibri" w:eastAsia="Calibri" w:hAnsi="Calibri" w:cs="Calibri"/>
              </w:rPr>
            </w:pPr>
          </w:p>
          <w:p w14:paraId="6BD00B39" w14:textId="77777777" w:rsidR="009B5689" w:rsidRDefault="00000000">
            <w:pPr>
              <w:widowControl w:val="0"/>
              <w:spacing w:line="240" w:lineRule="auto"/>
              <w:rPr>
                <w:ins w:id="467" w:author="Wenyi Lu" w:date="2026-02-08T01:22:00Z"/>
                <w:rFonts w:ascii="Calibri" w:eastAsia="Calibri" w:hAnsi="Calibri" w:cs="Calibri"/>
              </w:rPr>
            </w:pPr>
            <w:ins w:id="468" w:author="Wenyi Lu" w:date="2026-02-08T01:22:00Z">
              <w:r>
                <w:rPr>
                  <w:rFonts w:ascii="Calibri" w:eastAsia="Calibri" w:hAnsi="Calibri" w:cs="Calibri"/>
                </w:rPr>
                <w:t>{dialogueEventType: “DialogueNodeEvent”,</w:t>
              </w:r>
            </w:ins>
          </w:p>
          <w:p w14:paraId="274B8916" w14:textId="77777777" w:rsidR="009B5689" w:rsidRDefault="00000000">
            <w:pPr>
              <w:widowControl w:val="0"/>
              <w:spacing w:line="240" w:lineRule="auto"/>
              <w:rPr>
                <w:ins w:id="469" w:author="Wenyi Lu" w:date="2026-02-08T01:22:00Z"/>
                <w:rFonts w:ascii="Calibri" w:eastAsia="Calibri" w:hAnsi="Calibri" w:cs="Calibri"/>
              </w:rPr>
            </w:pPr>
            <w:ins w:id="470" w:author="Wenyi Lu" w:date="2026-02-08T01:22:00Z">
              <w:r>
                <w:rPr>
                  <w:rFonts w:ascii="Calibri" w:eastAsia="Calibri" w:hAnsi="Calibri" w:cs="Calibri"/>
                </w:rPr>
                <w:t>“conversationId”: “107”,</w:t>
              </w:r>
            </w:ins>
          </w:p>
          <w:p w14:paraId="17D6E2BE" w14:textId="77777777" w:rsidR="009B5689" w:rsidRDefault="00000000">
            <w:pPr>
              <w:widowControl w:val="0"/>
              <w:spacing w:line="240" w:lineRule="auto"/>
              <w:rPr>
                <w:ins w:id="471" w:author="Wenyi Lu" w:date="2026-02-08T01:22:00Z"/>
                <w:rFonts w:ascii="Calibri" w:eastAsia="Calibri" w:hAnsi="Calibri" w:cs="Calibri"/>
              </w:rPr>
            </w:pPr>
            <w:ins w:id="472" w:author="Wenyi Lu" w:date="2026-02-08T01:22:00Z">
              <w:r>
                <w:rPr>
                  <w:rFonts w:ascii="Calibri" w:eastAsia="Calibri" w:hAnsi="Calibri" w:cs="Calibri"/>
                </w:rPr>
                <w:t>“nodeId”: “6”}</w:t>
              </w:r>
            </w:ins>
          </w:p>
          <w:p w14:paraId="29C54D05" w14:textId="77777777" w:rsidR="009B5689" w:rsidRDefault="009B5689">
            <w:pPr>
              <w:spacing w:line="240" w:lineRule="auto"/>
              <w:rPr>
                <w:rFonts w:ascii="Calibri" w:eastAsia="Calibri" w:hAnsi="Calibri" w:cs="Calibri"/>
              </w:rPr>
            </w:pPr>
          </w:p>
        </w:tc>
        <w:tc>
          <w:tcPr>
            <w:tcW w:w="5130" w:type="dxa"/>
          </w:tcPr>
          <w:p w14:paraId="112882EC" w14:textId="77777777" w:rsidR="009B5689" w:rsidRDefault="00000000">
            <w:pPr>
              <w:spacing w:line="240" w:lineRule="auto"/>
              <w:rPr>
                <w:rFonts w:ascii="Calibri" w:eastAsia="Calibri" w:hAnsi="Calibri" w:cs="Calibri"/>
              </w:rPr>
            </w:pPr>
            <w:r>
              <w:rPr>
                <w:rFonts w:ascii="Calibri" w:eastAsia="Calibri" w:hAnsi="Calibri" w:cs="Calibri"/>
              </w:rPr>
              <w:t>2 Points selection of layer 3 or 4 on first attempt</w:t>
            </w:r>
          </w:p>
          <w:p w14:paraId="5A3363DC" w14:textId="77777777" w:rsidR="009B5689" w:rsidRDefault="009B5689">
            <w:pPr>
              <w:spacing w:line="240" w:lineRule="auto"/>
              <w:rPr>
                <w:rFonts w:ascii="Calibri" w:eastAsia="Calibri" w:hAnsi="Calibri" w:cs="Calibri"/>
              </w:rPr>
            </w:pPr>
          </w:p>
          <w:p w14:paraId="008ADDBF" w14:textId="77777777" w:rsidR="009B5689" w:rsidRDefault="00000000">
            <w:pPr>
              <w:spacing w:line="240" w:lineRule="auto"/>
              <w:rPr>
                <w:rFonts w:ascii="Calibri" w:eastAsia="Calibri" w:hAnsi="Calibri" w:cs="Calibri"/>
              </w:rPr>
            </w:pPr>
            <w:r>
              <w:rPr>
                <w:rFonts w:ascii="Calibri" w:eastAsia="Calibri" w:hAnsi="Calibri" w:cs="Calibri"/>
              </w:rPr>
              <w:t>1 Points selection of layer 3 or 4 on second attempt</w:t>
            </w:r>
          </w:p>
          <w:p w14:paraId="6A698E4C" w14:textId="77777777" w:rsidR="009B5689" w:rsidRDefault="009B5689">
            <w:pPr>
              <w:spacing w:line="240" w:lineRule="auto"/>
              <w:rPr>
                <w:rFonts w:ascii="Calibri" w:eastAsia="Calibri" w:hAnsi="Calibri" w:cs="Calibri"/>
              </w:rPr>
            </w:pPr>
          </w:p>
          <w:p w14:paraId="6E84F65D" w14:textId="77777777" w:rsidR="009B5689" w:rsidRDefault="00000000">
            <w:pPr>
              <w:spacing w:line="240" w:lineRule="auto"/>
              <w:rPr>
                <w:rFonts w:ascii="Calibri" w:eastAsia="Calibri" w:hAnsi="Calibri" w:cs="Calibri"/>
              </w:rPr>
            </w:pPr>
            <w:r>
              <w:rPr>
                <w:rFonts w:ascii="Calibri" w:eastAsia="Calibri" w:hAnsi="Calibri" w:cs="Calibri"/>
              </w:rPr>
              <w:t>0 Points anything else</w:t>
            </w:r>
          </w:p>
        </w:tc>
      </w:tr>
      <w:tr w:rsidR="009B5689" w14:paraId="29586E78" w14:textId="77777777">
        <w:tc>
          <w:tcPr>
            <w:tcW w:w="765" w:type="dxa"/>
            <w:shd w:val="clear" w:color="auto" w:fill="B4A7D6"/>
          </w:tcPr>
          <w:p w14:paraId="6BEC0680" w14:textId="77777777" w:rsidR="009B5689" w:rsidRDefault="00000000">
            <w:pPr>
              <w:spacing w:line="240" w:lineRule="auto"/>
              <w:rPr>
                <w:rFonts w:ascii="Calibri" w:eastAsia="Calibri" w:hAnsi="Calibri" w:cs="Calibri"/>
              </w:rPr>
            </w:pPr>
            <w:bookmarkStart w:id="473" w:name="3ls0oknf1jj4" w:colFirst="0" w:colLast="0"/>
            <w:bookmarkEnd w:id="473"/>
            <w:r>
              <w:rPr>
                <w:rFonts w:ascii="Calibri" w:eastAsia="Calibri" w:hAnsi="Calibri" w:cs="Calibri"/>
              </w:rPr>
              <w:lastRenderedPageBreak/>
              <w:t>U4.C5</w:t>
            </w:r>
          </w:p>
        </w:tc>
        <w:tc>
          <w:tcPr>
            <w:tcW w:w="780" w:type="dxa"/>
            <w:shd w:val="clear" w:color="auto" w:fill="B4A7D6"/>
          </w:tcPr>
          <w:p w14:paraId="58C25C8D" w14:textId="77777777" w:rsidR="009B5689" w:rsidRDefault="00000000">
            <w:pPr>
              <w:spacing w:line="240" w:lineRule="auto"/>
              <w:rPr>
                <w:rFonts w:ascii="Calibri" w:eastAsia="Calibri" w:hAnsi="Calibri" w:cs="Calibri"/>
              </w:rPr>
            </w:pPr>
            <w:r>
              <w:rPr>
                <w:rFonts w:ascii="Calibri" w:eastAsia="Calibri" w:hAnsi="Calibri" w:cs="Calibri"/>
              </w:rPr>
              <w:t>4.8</w:t>
            </w:r>
          </w:p>
        </w:tc>
        <w:tc>
          <w:tcPr>
            <w:tcW w:w="1515" w:type="dxa"/>
          </w:tcPr>
          <w:p w14:paraId="33657766" w14:textId="77777777" w:rsidR="009B5689" w:rsidRDefault="00000000">
            <w:pPr>
              <w:spacing w:line="240" w:lineRule="auto"/>
              <w:rPr>
                <w:rFonts w:ascii="Calibri" w:eastAsia="Calibri" w:hAnsi="Calibri" w:cs="Calibri"/>
              </w:rPr>
            </w:pPr>
            <w:r>
              <w:rPr>
                <w:rFonts w:ascii="Calibri" w:eastAsia="Calibri" w:hAnsi="Calibri" w:cs="Calibri"/>
              </w:rPr>
              <w:t>Argumentation</w:t>
            </w:r>
          </w:p>
        </w:tc>
        <w:tc>
          <w:tcPr>
            <w:tcW w:w="1245" w:type="dxa"/>
          </w:tcPr>
          <w:p w14:paraId="56A2464A" w14:textId="77777777" w:rsidR="009B5689" w:rsidRDefault="00000000">
            <w:pPr>
              <w:spacing w:line="240" w:lineRule="auto"/>
              <w:rPr>
                <w:rFonts w:ascii="Calibri" w:eastAsia="Calibri" w:hAnsi="Calibri" w:cs="Calibri"/>
              </w:rPr>
            </w:pPr>
            <w:r>
              <w:rPr>
                <w:rFonts w:ascii="Calibri" w:eastAsia="Calibri" w:hAnsi="Calibri" w:cs="Calibri"/>
              </w:rPr>
              <w:t>Saving Cadet Anderson</w:t>
            </w:r>
          </w:p>
        </w:tc>
        <w:tc>
          <w:tcPr>
            <w:tcW w:w="1200" w:type="dxa"/>
          </w:tcPr>
          <w:p w14:paraId="2A6F749A"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10D90B1E" w14:textId="77777777" w:rsidR="009B5689" w:rsidRDefault="00000000">
            <w:pPr>
              <w:spacing w:line="240" w:lineRule="auto"/>
              <w:rPr>
                <w:rFonts w:ascii="Calibri" w:eastAsia="Calibri" w:hAnsi="Calibri" w:cs="Calibri"/>
              </w:rPr>
            </w:pPr>
            <w:r>
              <w:rPr>
                <w:rFonts w:ascii="Calibri" w:eastAsia="Calibri" w:hAnsi="Calibri" w:cs="Calibri"/>
                <w:b/>
                <w:bCs/>
                <w:u w:val="single"/>
              </w:rPr>
              <w:t>3 Points</w:t>
            </w:r>
            <w:r>
              <w:rPr>
                <w:rFonts w:ascii="Calibri" w:eastAsia="Calibri" w:hAnsi="Calibri" w:cs="Calibri"/>
              </w:rPr>
              <w:t xml:space="preserve"> correct answer within 3 attempts</w:t>
            </w:r>
          </w:p>
          <w:p w14:paraId="718C4933"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4 attempts</w:t>
            </w:r>
          </w:p>
          <w:p w14:paraId="2DE1186C"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5 attempts</w:t>
            </w:r>
          </w:p>
          <w:p w14:paraId="2F72BA7B"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for accessing backing info with warehouse layout</w:t>
            </w:r>
          </w:p>
          <w:p w14:paraId="5F68D2F4"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more than 5 attempts</w:t>
            </w:r>
          </w:p>
        </w:tc>
        <w:tc>
          <w:tcPr>
            <w:tcW w:w="2655" w:type="dxa"/>
          </w:tcPr>
          <w:p w14:paraId="5371C56A" w14:textId="77777777" w:rsidR="009B5689" w:rsidRDefault="00000000">
            <w:pPr>
              <w:spacing w:line="240" w:lineRule="auto"/>
              <w:rPr>
                <w:rFonts w:ascii="Calibri" w:eastAsia="Calibri" w:hAnsi="Calibri" w:cs="Calibri"/>
              </w:rPr>
            </w:pPr>
            <w:r>
              <w:rPr>
                <w:rFonts w:ascii="Calibri" w:eastAsia="Calibri" w:hAnsi="Calibri" w:cs="Calibri"/>
              </w:rPr>
              <w:t xml:space="preserve">Check argument success event’s frequency and argument failure event’s frequency </w:t>
            </w:r>
          </w:p>
          <w:p w14:paraId="4EAF4721" w14:textId="77777777" w:rsidR="009B5689" w:rsidRDefault="009B5689">
            <w:pPr>
              <w:spacing w:line="240" w:lineRule="auto"/>
              <w:rPr>
                <w:rFonts w:ascii="Calibri" w:eastAsia="Calibri" w:hAnsi="Calibri" w:cs="Calibri"/>
              </w:rPr>
            </w:pPr>
          </w:p>
          <w:p w14:paraId="35488BBD" w14:textId="77777777" w:rsidR="009B5689" w:rsidRDefault="00000000">
            <w:pPr>
              <w:spacing w:line="240" w:lineRule="auto"/>
              <w:rPr>
                <w:ins w:id="474" w:author="Wenyi Lu" w:date="2026-02-20T06:09:00Z"/>
                <w:rFonts w:ascii="Calibri" w:eastAsia="Calibri" w:hAnsi="Calibri" w:cs="Calibri"/>
              </w:rPr>
            </w:pPr>
            <w:r>
              <w:rPr>
                <w:rFonts w:ascii="Calibri" w:eastAsia="Calibri" w:hAnsi="Calibri" w:cs="Calibri"/>
              </w:rPr>
              <w:t>Use of backing info</w:t>
            </w:r>
          </w:p>
          <w:p w14:paraId="3B25A7D4" w14:textId="77777777" w:rsidR="009B5689" w:rsidRDefault="009B5689">
            <w:pPr>
              <w:spacing w:line="240" w:lineRule="auto"/>
              <w:rPr>
                <w:ins w:id="475" w:author="Wenyi Lu" w:date="2026-02-20T06:09:00Z"/>
                <w:rFonts w:ascii="Calibri" w:eastAsia="Calibri" w:hAnsi="Calibri" w:cs="Calibri"/>
              </w:rPr>
            </w:pPr>
          </w:p>
          <w:p w14:paraId="2EA44583" w14:textId="77777777" w:rsidR="009B5689" w:rsidRDefault="00000000">
            <w:pPr>
              <w:spacing w:line="240" w:lineRule="auto"/>
              <w:rPr>
                <w:ins w:id="476" w:author="Wenyi Lu" w:date="2026-02-20T06:09:00Z"/>
                <w:rFonts w:ascii="Calibri" w:eastAsia="Calibri" w:hAnsi="Calibri" w:cs="Calibri"/>
              </w:rPr>
            </w:pPr>
            <w:ins w:id="477" w:author="Wenyi Lu" w:date="2026-02-20T06:09:00Z">
              <w:r>
                <w:rPr>
                  <w:rFonts w:ascii="Calibri" w:eastAsia="Calibri" w:hAnsi="Calibri" w:cs="Calibri"/>
                </w:rPr>
                <w:t>Correct argument:</w:t>
              </w:r>
            </w:ins>
          </w:p>
          <w:p w14:paraId="6F0B6FBB" w14:textId="77777777" w:rsidR="009B5689" w:rsidRDefault="00000000">
            <w:pPr>
              <w:widowControl w:val="0"/>
              <w:spacing w:line="240" w:lineRule="auto"/>
              <w:rPr>
                <w:ins w:id="478" w:author="Wenyi Lu" w:date="2026-02-20T06:09:00Z"/>
                <w:rFonts w:ascii="Calibri" w:eastAsia="Calibri" w:hAnsi="Calibri" w:cs="Calibri"/>
              </w:rPr>
            </w:pPr>
            <w:ins w:id="479" w:author="Wenyi Lu" w:date="2026-02-20T06:09:00Z">
              <w:r>
                <w:rPr>
                  <w:rFonts w:ascii="Calibri" w:eastAsia="Calibri" w:hAnsi="Calibri" w:cs="Calibri"/>
                </w:rPr>
                <w:t>{dialogueEventType: “DialogueNodeEvent”,</w:t>
              </w:r>
            </w:ins>
          </w:p>
          <w:p w14:paraId="24CA3B2B" w14:textId="77777777" w:rsidR="009B5689" w:rsidRDefault="00000000">
            <w:pPr>
              <w:widowControl w:val="0"/>
              <w:spacing w:line="240" w:lineRule="auto"/>
              <w:rPr>
                <w:ins w:id="480" w:author="Wenyi Lu" w:date="2026-02-20T06:09:00Z"/>
                <w:rFonts w:ascii="Calibri" w:eastAsia="Calibri" w:hAnsi="Calibri" w:cs="Calibri"/>
              </w:rPr>
            </w:pPr>
            <w:ins w:id="481" w:author="Wenyi Lu" w:date="2026-02-20T06:09:00Z">
              <w:r>
                <w:rPr>
                  <w:rFonts w:ascii="Calibri" w:eastAsia="Calibri" w:hAnsi="Calibri" w:cs="Calibri"/>
                </w:rPr>
                <w:t>“conversationId”: “90”,</w:t>
              </w:r>
            </w:ins>
          </w:p>
          <w:p w14:paraId="7D4C9930" w14:textId="77777777" w:rsidR="009B5689" w:rsidRDefault="00000000">
            <w:pPr>
              <w:widowControl w:val="0"/>
              <w:spacing w:line="240" w:lineRule="auto"/>
              <w:rPr>
                <w:ins w:id="482" w:author="Wenyi Lu" w:date="2026-02-20T06:09:00Z"/>
                <w:rFonts w:ascii="Calibri" w:eastAsia="Calibri" w:hAnsi="Calibri" w:cs="Calibri"/>
              </w:rPr>
            </w:pPr>
            <w:ins w:id="483" w:author="Wenyi Lu" w:date="2026-02-20T06:09:00Z">
              <w:r>
                <w:rPr>
                  <w:rFonts w:ascii="Calibri" w:eastAsia="Calibri" w:hAnsi="Calibri" w:cs="Calibri"/>
                </w:rPr>
                <w:t>“nodeId”: “50”} or {dialogueEventType: “DialogueNodeEvent”,</w:t>
              </w:r>
            </w:ins>
          </w:p>
          <w:p w14:paraId="7E9DCBF5" w14:textId="77777777" w:rsidR="009B5689" w:rsidRDefault="00000000">
            <w:pPr>
              <w:widowControl w:val="0"/>
              <w:spacing w:line="240" w:lineRule="auto"/>
              <w:rPr>
                <w:ins w:id="484" w:author="Wenyi Lu" w:date="2026-02-20T06:09:00Z"/>
                <w:rFonts w:ascii="Calibri" w:eastAsia="Calibri" w:hAnsi="Calibri" w:cs="Calibri"/>
              </w:rPr>
            </w:pPr>
            <w:ins w:id="485" w:author="Wenyi Lu" w:date="2026-02-20T06:09:00Z">
              <w:r>
                <w:rPr>
                  <w:rFonts w:ascii="Calibri" w:eastAsia="Calibri" w:hAnsi="Calibri" w:cs="Calibri"/>
                </w:rPr>
                <w:t>“conversationId”: “90”,</w:t>
              </w:r>
            </w:ins>
          </w:p>
          <w:p w14:paraId="06A66A39" w14:textId="77777777" w:rsidR="009B5689" w:rsidRDefault="00000000">
            <w:pPr>
              <w:widowControl w:val="0"/>
              <w:spacing w:line="240" w:lineRule="auto"/>
              <w:rPr>
                <w:ins w:id="486" w:author="Wenyi Lu" w:date="2026-02-20T06:09:00Z"/>
                <w:rFonts w:ascii="Calibri" w:eastAsia="Calibri" w:hAnsi="Calibri" w:cs="Calibri"/>
              </w:rPr>
            </w:pPr>
            <w:ins w:id="487" w:author="Wenyi Lu" w:date="2026-02-20T06:09:00Z">
              <w:r>
                <w:rPr>
                  <w:rFonts w:ascii="Calibri" w:eastAsia="Calibri" w:hAnsi="Calibri" w:cs="Calibri"/>
                </w:rPr>
                <w:t>“nodeId”: “57”}</w:t>
              </w:r>
            </w:ins>
          </w:p>
          <w:p w14:paraId="3945B5B2" w14:textId="77777777" w:rsidR="009B5689" w:rsidRDefault="009B5689">
            <w:pPr>
              <w:spacing w:line="240" w:lineRule="auto"/>
              <w:rPr>
                <w:ins w:id="488" w:author="Wenyi Lu" w:date="2026-02-20T06:09:00Z"/>
                <w:rFonts w:ascii="Calibri" w:eastAsia="Calibri" w:hAnsi="Calibri" w:cs="Calibri"/>
              </w:rPr>
            </w:pPr>
          </w:p>
          <w:p w14:paraId="42582EDA" w14:textId="77777777" w:rsidR="009B5689" w:rsidRDefault="00000000">
            <w:pPr>
              <w:spacing w:line="240" w:lineRule="auto"/>
              <w:rPr>
                <w:ins w:id="489" w:author="Wenyi Lu" w:date="2026-02-20T06:09:00Z"/>
                <w:rFonts w:ascii="Calibri" w:eastAsia="Calibri" w:hAnsi="Calibri" w:cs="Calibri"/>
              </w:rPr>
            </w:pPr>
            <w:ins w:id="490" w:author="Wenyi Lu" w:date="2026-02-20T06:09:00Z">
              <w:r>
                <w:rPr>
                  <w:rFonts w:ascii="Calibri" w:eastAsia="Calibri" w:hAnsi="Calibri" w:cs="Calibri"/>
                </w:rPr>
                <w:t>Wrong argument:</w:t>
              </w:r>
            </w:ins>
          </w:p>
          <w:p w14:paraId="4C0A3C15" w14:textId="77777777" w:rsidR="009B5689" w:rsidRDefault="00000000">
            <w:pPr>
              <w:spacing w:line="240" w:lineRule="auto"/>
              <w:rPr>
                <w:ins w:id="491" w:author="Wenyi Lu" w:date="2026-02-20T06:09:00Z"/>
                <w:rFonts w:ascii="Calibri" w:eastAsia="Calibri" w:hAnsi="Calibri" w:cs="Calibri"/>
              </w:rPr>
            </w:pPr>
            <w:ins w:id="492" w:author="Wenyi Lu" w:date="2026-02-20T06:09:00Z">
              <w:r>
                <w:rPr>
                  <w:rFonts w:ascii="Calibri" w:eastAsia="Calibri" w:hAnsi="Calibri" w:cs="Calibri"/>
                </w:rPr>
                <w:t>90-25,37,39,45,47,52,54,55,56,58,59,60,61</w:t>
              </w:r>
            </w:ins>
          </w:p>
          <w:p w14:paraId="3FAFD822" w14:textId="77777777" w:rsidR="009B5689" w:rsidRDefault="009B5689">
            <w:pPr>
              <w:spacing w:line="240" w:lineRule="auto"/>
              <w:rPr>
                <w:rFonts w:ascii="Calibri" w:eastAsia="Calibri" w:hAnsi="Calibri" w:cs="Calibri"/>
              </w:rPr>
            </w:pPr>
          </w:p>
        </w:tc>
        <w:tc>
          <w:tcPr>
            <w:tcW w:w="5130" w:type="dxa"/>
          </w:tcPr>
          <w:p w14:paraId="58035669" w14:textId="77777777" w:rsidR="009B5689" w:rsidRDefault="00000000">
            <w:pPr>
              <w:spacing w:line="240" w:lineRule="auto"/>
              <w:rPr>
                <w:rFonts w:ascii="Calibri" w:eastAsia="Calibri" w:hAnsi="Calibri" w:cs="Calibri"/>
              </w:rPr>
            </w:pPr>
            <w:r>
              <w:rPr>
                <w:rFonts w:ascii="Calibri" w:eastAsia="Calibri" w:hAnsi="Calibri" w:cs="Calibri"/>
              </w:rPr>
              <w:t>3 points for submitting correct answer within 3 attempts.</w:t>
            </w:r>
          </w:p>
          <w:p w14:paraId="1316CD9E"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 in 4 attempts.</w:t>
            </w:r>
          </w:p>
          <w:p w14:paraId="6CDAE736" w14:textId="77777777" w:rsidR="009B5689" w:rsidRDefault="00000000">
            <w:pPr>
              <w:spacing w:line="240" w:lineRule="auto"/>
              <w:rPr>
                <w:rFonts w:ascii="Calibri" w:eastAsia="Calibri" w:hAnsi="Calibri" w:cs="Calibri"/>
              </w:rPr>
            </w:pPr>
            <w:r>
              <w:rPr>
                <w:rFonts w:ascii="Calibri" w:eastAsia="Calibri" w:hAnsi="Calibri" w:cs="Calibri"/>
              </w:rPr>
              <w:t>1 point for 5 attempts before submitting the correct answer.</w:t>
            </w:r>
          </w:p>
          <w:p w14:paraId="24E4E107" w14:textId="77777777" w:rsidR="009B5689" w:rsidRDefault="009B5689">
            <w:pPr>
              <w:spacing w:line="240" w:lineRule="auto"/>
              <w:rPr>
                <w:rFonts w:ascii="Calibri" w:eastAsia="Calibri" w:hAnsi="Calibri" w:cs="Calibri"/>
              </w:rPr>
            </w:pPr>
          </w:p>
          <w:p w14:paraId="7B999E49"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p w14:paraId="4F5A4111" w14:textId="77777777" w:rsidR="009B5689" w:rsidRDefault="009B5689">
            <w:pPr>
              <w:spacing w:line="240" w:lineRule="auto"/>
              <w:rPr>
                <w:rFonts w:ascii="Calibri" w:eastAsia="Calibri" w:hAnsi="Calibri" w:cs="Calibri"/>
              </w:rPr>
            </w:pPr>
          </w:p>
          <w:p w14:paraId="547F0E67" w14:textId="77777777" w:rsidR="009B5689" w:rsidRDefault="00000000">
            <w:pPr>
              <w:spacing w:line="240" w:lineRule="auto"/>
              <w:rPr>
                <w:rFonts w:ascii="Calibri" w:eastAsia="Calibri" w:hAnsi="Calibri" w:cs="Calibri"/>
              </w:rPr>
            </w:pPr>
            <w:r>
              <w:rPr>
                <w:rFonts w:ascii="Calibri" w:eastAsia="Calibri" w:hAnsi="Calibri" w:cs="Calibri"/>
              </w:rPr>
              <w:t>1 point for opening backing info with warehouse layout</w:t>
            </w:r>
          </w:p>
        </w:tc>
      </w:tr>
      <w:tr w:rsidR="009B5689" w14:paraId="09F03796" w14:textId="77777777">
        <w:trPr>
          <w:trHeight w:val="2984"/>
        </w:trPr>
        <w:tc>
          <w:tcPr>
            <w:tcW w:w="765" w:type="dxa"/>
            <w:shd w:val="clear" w:color="auto" w:fill="B4A7D6"/>
          </w:tcPr>
          <w:p w14:paraId="4092BE65" w14:textId="77777777" w:rsidR="009B5689" w:rsidRDefault="00000000">
            <w:pPr>
              <w:spacing w:line="240" w:lineRule="auto"/>
              <w:rPr>
                <w:rFonts w:ascii="Calibri" w:eastAsia="Calibri" w:hAnsi="Calibri" w:cs="Calibri"/>
              </w:rPr>
            </w:pPr>
            <w:bookmarkStart w:id="493" w:name="hpbxfucayxaj" w:colFirst="0" w:colLast="0"/>
            <w:bookmarkEnd w:id="493"/>
            <w:r>
              <w:rPr>
                <w:rFonts w:ascii="Calibri" w:eastAsia="Calibri" w:hAnsi="Calibri" w:cs="Calibri"/>
              </w:rPr>
              <w:t>U4.C6</w:t>
            </w:r>
          </w:p>
        </w:tc>
        <w:tc>
          <w:tcPr>
            <w:tcW w:w="780" w:type="dxa"/>
            <w:shd w:val="clear" w:color="auto" w:fill="B4A7D6"/>
          </w:tcPr>
          <w:p w14:paraId="589F097F" w14:textId="77777777" w:rsidR="009B5689" w:rsidRDefault="00000000">
            <w:pPr>
              <w:spacing w:line="240" w:lineRule="auto"/>
              <w:rPr>
                <w:rFonts w:ascii="Calibri" w:eastAsia="Calibri" w:hAnsi="Calibri" w:cs="Calibri"/>
              </w:rPr>
            </w:pPr>
            <w:r>
              <w:rPr>
                <w:rFonts w:ascii="Calibri" w:eastAsia="Calibri" w:hAnsi="Calibri" w:cs="Calibri"/>
              </w:rPr>
              <w:t>4.9</w:t>
            </w:r>
          </w:p>
        </w:tc>
        <w:tc>
          <w:tcPr>
            <w:tcW w:w="1515" w:type="dxa"/>
          </w:tcPr>
          <w:p w14:paraId="683C410C" w14:textId="77777777" w:rsidR="009B5689" w:rsidRDefault="00000000">
            <w:pPr>
              <w:spacing w:line="240" w:lineRule="auto"/>
              <w:rPr>
                <w:rFonts w:ascii="Calibri" w:eastAsia="Calibri" w:hAnsi="Calibri" w:cs="Calibri"/>
              </w:rPr>
            </w:pPr>
            <w:r>
              <w:rPr>
                <w:rFonts w:ascii="Calibri" w:eastAsia="Calibri" w:hAnsi="Calibri" w:cs="Calibri"/>
              </w:rPr>
              <w:t>Groundwater</w:t>
            </w:r>
          </w:p>
        </w:tc>
        <w:tc>
          <w:tcPr>
            <w:tcW w:w="1245" w:type="dxa"/>
          </w:tcPr>
          <w:p w14:paraId="6A98697C" w14:textId="77777777" w:rsidR="009B5689" w:rsidRDefault="00000000">
            <w:pPr>
              <w:spacing w:line="240" w:lineRule="auto"/>
              <w:rPr>
                <w:rFonts w:ascii="Calibri" w:eastAsia="Calibri" w:hAnsi="Calibri" w:cs="Calibri"/>
              </w:rPr>
            </w:pPr>
            <w:r>
              <w:rPr>
                <w:rFonts w:ascii="Calibri" w:eastAsia="Calibri" w:hAnsi="Calibri" w:cs="Calibri"/>
              </w:rPr>
              <w:t>Tera’s Garden Boxes</w:t>
            </w:r>
          </w:p>
        </w:tc>
        <w:tc>
          <w:tcPr>
            <w:tcW w:w="1200" w:type="dxa"/>
          </w:tcPr>
          <w:p w14:paraId="7413AB1C" w14:textId="77777777" w:rsidR="009B5689" w:rsidRDefault="00000000">
            <w:pPr>
              <w:spacing w:line="240" w:lineRule="auto"/>
              <w:rPr>
                <w:rFonts w:ascii="Calibri" w:eastAsia="Calibri" w:hAnsi="Calibri" w:cs="Calibri"/>
                <w:strike/>
              </w:rPr>
            </w:pPr>
            <w:r>
              <w:rPr>
                <w:rFonts w:ascii="Calibri" w:eastAsia="Calibri" w:hAnsi="Calibri" w:cs="Calibri"/>
              </w:rPr>
              <w:t>x</w:t>
            </w:r>
          </w:p>
        </w:tc>
        <w:tc>
          <w:tcPr>
            <w:tcW w:w="1845" w:type="dxa"/>
          </w:tcPr>
          <w:p w14:paraId="3198550C" w14:textId="77777777" w:rsidR="009B5689" w:rsidRDefault="00000000">
            <w:pPr>
              <w:spacing w:line="240" w:lineRule="auto"/>
              <w:rPr>
                <w:rFonts w:ascii="Calibri" w:eastAsia="Calibri" w:hAnsi="Calibri" w:cs="Calibri"/>
              </w:rPr>
            </w:pPr>
            <w:r>
              <w:rPr>
                <w:rFonts w:ascii="Calibri" w:eastAsia="Calibri" w:hAnsi="Calibri" w:cs="Calibri"/>
                <w:b/>
                <w:bCs/>
                <w:u w:val="single"/>
              </w:rPr>
              <w:t>3 Points</w:t>
            </w:r>
            <w:r>
              <w:rPr>
                <w:rFonts w:ascii="Calibri" w:eastAsia="Calibri" w:hAnsi="Calibri" w:cs="Calibri"/>
              </w:rPr>
              <w:t xml:space="preserve"> for correctly placing 3 cameras</w:t>
            </w:r>
          </w:p>
          <w:p w14:paraId="3C037B36"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for correct placement of 2 cameras</w:t>
            </w:r>
          </w:p>
          <w:p w14:paraId="6C9A95E4"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for correct placement of 1 camera</w:t>
            </w:r>
          </w:p>
          <w:p w14:paraId="01752C6A"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lastRenderedPageBreak/>
              <w:t>0 Points</w:t>
            </w:r>
            <w:r>
              <w:rPr>
                <w:rFonts w:ascii="Calibri" w:eastAsia="Calibri" w:hAnsi="Calibri" w:cs="Calibri"/>
              </w:rPr>
              <w:t xml:space="preserve"> more no correct camera placements</w:t>
            </w:r>
          </w:p>
        </w:tc>
        <w:tc>
          <w:tcPr>
            <w:tcW w:w="2655" w:type="dxa"/>
          </w:tcPr>
          <w:p w14:paraId="0735973B" w14:textId="77777777" w:rsidR="009B5689" w:rsidRDefault="00000000">
            <w:pPr>
              <w:spacing w:line="240" w:lineRule="auto"/>
              <w:rPr>
                <w:rFonts w:ascii="Calibri" w:eastAsia="Calibri" w:hAnsi="Calibri" w:cs="Calibri"/>
              </w:rPr>
            </w:pPr>
            <w:r>
              <w:rPr>
                <w:rFonts w:ascii="Calibri" w:eastAsia="Calibri" w:hAnsi="Calibri" w:cs="Calibri"/>
              </w:rPr>
              <w:lastRenderedPageBreak/>
              <w:t>Camera location selection</w:t>
            </w:r>
          </w:p>
        </w:tc>
        <w:tc>
          <w:tcPr>
            <w:tcW w:w="5130" w:type="dxa"/>
          </w:tcPr>
          <w:p w14:paraId="2DF7792B" w14:textId="77777777" w:rsidR="009B5689" w:rsidRDefault="00000000">
            <w:pPr>
              <w:spacing w:line="240" w:lineRule="auto"/>
              <w:rPr>
                <w:rFonts w:ascii="Calibri" w:eastAsia="Calibri" w:hAnsi="Calibri" w:cs="Calibri"/>
              </w:rPr>
            </w:pPr>
            <w:r>
              <w:rPr>
                <w:rFonts w:ascii="Calibri" w:eastAsia="Calibri" w:hAnsi="Calibri" w:cs="Calibri"/>
              </w:rPr>
              <w:t>1 point for each correct camera placement</w:t>
            </w:r>
          </w:p>
        </w:tc>
      </w:tr>
      <w:tr w:rsidR="009B5689" w14:paraId="5F4FF18C" w14:textId="77777777">
        <w:trPr>
          <w:trHeight w:val="220"/>
        </w:trPr>
        <w:tc>
          <w:tcPr>
            <w:tcW w:w="765" w:type="dxa"/>
            <w:shd w:val="clear" w:color="auto" w:fill="FF9900"/>
          </w:tcPr>
          <w:p w14:paraId="5F911FDD" w14:textId="77777777" w:rsidR="009B5689" w:rsidRDefault="00000000">
            <w:pPr>
              <w:spacing w:line="240" w:lineRule="auto"/>
              <w:rPr>
                <w:rFonts w:ascii="Calibri" w:eastAsia="Calibri" w:hAnsi="Calibri" w:cs="Calibri"/>
              </w:rPr>
            </w:pPr>
            <w:bookmarkStart w:id="494" w:name="hgowhy1yaagq" w:colFirst="0" w:colLast="0"/>
            <w:bookmarkEnd w:id="494"/>
            <w:r>
              <w:rPr>
                <w:rFonts w:ascii="Calibri" w:eastAsia="Calibri" w:hAnsi="Calibri" w:cs="Calibri"/>
              </w:rPr>
              <w:t>U5.C1</w:t>
            </w:r>
          </w:p>
        </w:tc>
        <w:tc>
          <w:tcPr>
            <w:tcW w:w="780" w:type="dxa"/>
            <w:shd w:val="clear" w:color="auto" w:fill="FF9900"/>
          </w:tcPr>
          <w:p w14:paraId="5D80437A" w14:textId="77777777" w:rsidR="009B5689" w:rsidRDefault="00000000">
            <w:pPr>
              <w:spacing w:line="240" w:lineRule="auto"/>
              <w:rPr>
                <w:rFonts w:ascii="Calibri" w:eastAsia="Calibri" w:hAnsi="Calibri" w:cs="Calibri"/>
              </w:rPr>
            </w:pPr>
            <w:r>
              <w:rPr>
                <w:rFonts w:ascii="Calibri" w:eastAsia="Calibri" w:hAnsi="Calibri" w:cs="Calibri"/>
              </w:rPr>
              <w:t>5.1</w:t>
            </w:r>
          </w:p>
        </w:tc>
        <w:tc>
          <w:tcPr>
            <w:tcW w:w="1515" w:type="dxa"/>
          </w:tcPr>
          <w:p w14:paraId="1CA98DEB" w14:textId="77777777" w:rsidR="009B5689" w:rsidRDefault="00000000">
            <w:pPr>
              <w:spacing w:line="240" w:lineRule="auto"/>
              <w:rPr>
                <w:rFonts w:ascii="Calibri" w:eastAsia="Calibri" w:hAnsi="Calibri" w:cs="Calibri"/>
              </w:rPr>
            </w:pPr>
            <w:r>
              <w:rPr>
                <w:rFonts w:ascii="Calibri" w:eastAsia="Calibri" w:hAnsi="Calibri" w:cs="Calibri"/>
              </w:rPr>
              <w:t xml:space="preserve">Atmospheric Water </w:t>
            </w:r>
          </w:p>
        </w:tc>
        <w:tc>
          <w:tcPr>
            <w:tcW w:w="1245" w:type="dxa"/>
          </w:tcPr>
          <w:p w14:paraId="2FB627BF" w14:textId="77777777" w:rsidR="009B5689" w:rsidRDefault="00000000">
            <w:pPr>
              <w:spacing w:line="240" w:lineRule="auto"/>
              <w:rPr>
                <w:rFonts w:ascii="Calibri" w:eastAsia="Calibri" w:hAnsi="Calibri" w:cs="Calibri"/>
              </w:rPr>
            </w:pPr>
            <w:r>
              <w:rPr>
                <w:rFonts w:ascii="Calibri" w:eastAsia="Calibri" w:hAnsi="Calibri" w:cs="Calibri"/>
              </w:rPr>
              <w:t>Glyph: Evaporation Rate</w:t>
            </w:r>
          </w:p>
        </w:tc>
        <w:tc>
          <w:tcPr>
            <w:tcW w:w="1200" w:type="dxa"/>
          </w:tcPr>
          <w:p w14:paraId="7A1F86C7" w14:textId="77777777" w:rsidR="009B5689" w:rsidRDefault="00000000">
            <w:pPr>
              <w:spacing w:line="240" w:lineRule="auto"/>
              <w:rPr>
                <w:rFonts w:ascii="Calibri" w:eastAsia="Calibri" w:hAnsi="Calibri" w:cs="Calibri"/>
                <w:strike/>
              </w:rPr>
            </w:pPr>
            <w:r>
              <w:rPr>
                <w:rFonts w:ascii="Calibri" w:eastAsia="Calibri" w:hAnsi="Calibri" w:cs="Calibri"/>
              </w:rPr>
              <w:t>x</w:t>
            </w:r>
          </w:p>
        </w:tc>
        <w:tc>
          <w:tcPr>
            <w:tcW w:w="1845" w:type="dxa"/>
          </w:tcPr>
          <w:p w14:paraId="26826992"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correct answer on first attempt </w:t>
            </w:r>
          </w:p>
          <w:p w14:paraId="7418C174"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Points</w:t>
            </w:r>
            <w:r>
              <w:rPr>
                <w:rFonts w:ascii="Calibri" w:eastAsia="Calibri" w:hAnsi="Calibri" w:cs="Calibri"/>
              </w:rPr>
              <w:t xml:space="preserve"> 2-3 attempt</w:t>
            </w:r>
          </w:p>
          <w:p w14:paraId="74C280EA"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more than 4 or more attempts</w:t>
            </w:r>
          </w:p>
        </w:tc>
        <w:tc>
          <w:tcPr>
            <w:tcW w:w="2655" w:type="dxa"/>
          </w:tcPr>
          <w:p w14:paraId="64D881EC" w14:textId="77777777" w:rsidR="009B5689" w:rsidRDefault="00000000">
            <w:pPr>
              <w:spacing w:line="240" w:lineRule="auto"/>
              <w:rPr>
                <w:ins w:id="495" w:author="Wenyi Lu" w:date="2026-02-20T20:15:00Z"/>
                <w:rFonts w:ascii="Calibri" w:eastAsia="Calibri" w:hAnsi="Calibri" w:cs="Calibri"/>
              </w:rPr>
            </w:pPr>
            <w:r>
              <w:rPr>
                <w:rFonts w:ascii="Calibri" w:eastAsia="Calibri" w:hAnsi="Calibri" w:cs="Calibri"/>
              </w:rPr>
              <w:t>Count of submissions before obtaining win state</w:t>
            </w:r>
          </w:p>
          <w:p w14:paraId="60FD30BF" w14:textId="77777777" w:rsidR="009B5689" w:rsidRDefault="009B5689">
            <w:pPr>
              <w:spacing w:line="240" w:lineRule="auto"/>
              <w:rPr>
                <w:ins w:id="496" w:author="Wenyi Lu" w:date="2026-02-20T20:15:00Z"/>
                <w:rFonts w:ascii="Calibri" w:eastAsia="Calibri" w:hAnsi="Calibri" w:cs="Calibri"/>
              </w:rPr>
            </w:pPr>
          </w:p>
          <w:p w14:paraId="6C43EC72" w14:textId="77777777" w:rsidR="009B5689" w:rsidRDefault="00000000">
            <w:pPr>
              <w:spacing w:line="240" w:lineRule="auto"/>
              <w:rPr>
                <w:ins w:id="497" w:author="Wenyi Lu" w:date="2026-02-20T20:15:00Z"/>
                <w:rFonts w:ascii="Calibri" w:eastAsia="Calibri" w:hAnsi="Calibri" w:cs="Calibri"/>
              </w:rPr>
            </w:pPr>
            <w:ins w:id="498" w:author="Wenyi Lu" w:date="2026-02-20T20:15:00Z">
              <w:r>
                <w:rPr>
                  <w:rFonts w:ascii="Calibri" w:eastAsia="Calibri" w:hAnsi="Calibri" w:cs="Calibri"/>
                </w:rPr>
                <w:t>Correct submission:</w:t>
              </w:r>
            </w:ins>
          </w:p>
          <w:p w14:paraId="04D2C22F" w14:textId="77777777" w:rsidR="009B5689" w:rsidRDefault="00000000">
            <w:pPr>
              <w:spacing w:line="240" w:lineRule="auto"/>
              <w:rPr>
                <w:ins w:id="499" w:author="Wenyi Lu" w:date="2026-02-20T20:15:00Z"/>
                <w:rFonts w:ascii="Calibri" w:eastAsia="Calibri" w:hAnsi="Calibri" w:cs="Calibri"/>
              </w:rPr>
            </w:pPr>
            <w:ins w:id="500" w:author="Wenyi Lu" w:date="2026-02-20T20:15:00Z">
              <w:r>
                <w:rPr>
                  <w:rFonts w:ascii="Calibri" w:eastAsia="Calibri" w:hAnsi="Calibri" w:cs="Calibri"/>
                </w:rPr>
                <w:t>{dialogueEventType: “DialogueNodeEvent”,</w:t>
              </w:r>
            </w:ins>
          </w:p>
          <w:p w14:paraId="247046CA" w14:textId="77777777" w:rsidR="009B5689" w:rsidRDefault="00000000">
            <w:pPr>
              <w:spacing w:line="240" w:lineRule="auto"/>
              <w:rPr>
                <w:ins w:id="501" w:author="Wenyi Lu" w:date="2026-02-20T20:15:00Z"/>
                <w:rFonts w:ascii="Calibri" w:eastAsia="Calibri" w:hAnsi="Calibri" w:cs="Calibri"/>
              </w:rPr>
            </w:pPr>
            <w:ins w:id="502" w:author="Wenyi Lu" w:date="2026-02-20T20:15:00Z">
              <w:r>
                <w:rPr>
                  <w:rFonts w:ascii="Calibri" w:eastAsia="Calibri" w:hAnsi="Calibri" w:cs="Calibri"/>
                </w:rPr>
                <w:t>“conversationId”: “100”,</w:t>
              </w:r>
            </w:ins>
          </w:p>
          <w:p w14:paraId="02587254" w14:textId="77777777" w:rsidR="009B5689" w:rsidRDefault="00000000">
            <w:pPr>
              <w:spacing w:line="240" w:lineRule="auto"/>
              <w:rPr>
                <w:ins w:id="503" w:author="Wenyi Lu" w:date="2026-02-20T20:15:00Z"/>
                <w:rFonts w:ascii="Calibri" w:eastAsia="Calibri" w:hAnsi="Calibri" w:cs="Calibri"/>
              </w:rPr>
            </w:pPr>
            <w:ins w:id="504" w:author="Wenyi Lu" w:date="2026-02-20T20:15:00Z">
              <w:r>
                <w:rPr>
                  <w:rFonts w:ascii="Calibri" w:eastAsia="Calibri" w:hAnsi="Calibri" w:cs="Calibri"/>
                </w:rPr>
                <w:t>“nodeId”: “44”}</w:t>
              </w:r>
            </w:ins>
          </w:p>
          <w:p w14:paraId="1626A3CF" w14:textId="77777777" w:rsidR="009B5689" w:rsidRDefault="009B5689">
            <w:pPr>
              <w:spacing w:line="240" w:lineRule="auto"/>
              <w:rPr>
                <w:ins w:id="505" w:author="Wenyi Lu" w:date="2026-02-20T20:15:00Z"/>
                <w:rFonts w:ascii="Calibri" w:eastAsia="Calibri" w:hAnsi="Calibri" w:cs="Calibri"/>
              </w:rPr>
            </w:pPr>
          </w:p>
          <w:p w14:paraId="636704E1" w14:textId="77777777" w:rsidR="009B5689" w:rsidRDefault="00000000">
            <w:pPr>
              <w:spacing w:line="240" w:lineRule="auto"/>
              <w:rPr>
                <w:ins w:id="506" w:author="Wenyi Lu" w:date="2026-02-20T20:15:00Z"/>
                <w:rFonts w:ascii="Calibri" w:eastAsia="Calibri" w:hAnsi="Calibri" w:cs="Calibri"/>
              </w:rPr>
            </w:pPr>
            <w:ins w:id="507" w:author="Wenyi Lu" w:date="2026-02-20T20:15:00Z">
              <w:r>
                <w:rPr>
                  <w:rFonts w:ascii="Calibri" w:eastAsia="Calibri" w:hAnsi="Calibri" w:cs="Calibri"/>
                </w:rPr>
                <w:t>Yellow trigger:</w:t>
              </w:r>
            </w:ins>
          </w:p>
          <w:p w14:paraId="023323ED" w14:textId="77777777" w:rsidR="009B5689" w:rsidRDefault="00000000">
            <w:pPr>
              <w:spacing w:line="240" w:lineRule="auto"/>
              <w:rPr>
                <w:ins w:id="508" w:author="Wenyi Lu" w:date="2026-02-20T20:15:00Z"/>
                <w:rFonts w:ascii="Calibri" w:eastAsia="Calibri" w:hAnsi="Calibri" w:cs="Calibri"/>
              </w:rPr>
            </w:pPr>
            <w:ins w:id="509" w:author="Wenyi Lu" w:date="2026-02-20T20:15:00Z">
              <w:r>
                <w:rPr>
                  <w:rFonts w:ascii="Calibri" w:eastAsia="Calibri" w:hAnsi="Calibri" w:cs="Calibri"/>
                </w:rPr>
                <w:t>100-38,39,43</w:t>
              </w:r>
            </w:ins>
          </w:p>
          <w:p w14:paraId="7EF5FC0F" w14:textId="77777777" w:rsidR="009B5689" w:rsidRDefault="009B5689">
            <w:pPr>
              <w:spacing w:line="240" w:lineRule="auto"/>
              <w:rPr>
                <w:rFonts w:ascii="Calibri" w:eastAsia="Calibri" w:hAnsi="Calibri" w:cs="Calibri"/>
              </w:rPr>
            </w:pPr>
          </w:p>
        </w:tc>
        <w:tc>
          <w:tcPr>
            <w:tcW w:w="5130" w:type="dxa"/>
          </w:tcPr>
          <w:p w14:paraId="3DD3B7CC" w14:textId="77777777" w:rsidR="009B5689" w:rsidRDefault="00000000">
            <w:pPr>
              <w:spacing w:line="240" w:lineRule="auto"/>
              <w:rPr>
                <w:rFonts w:ascii="Calibri" w:eastAsia="Calibri" w:hAnsi="Calibri" w:cs="Calibri"/>
              </w:rPr>
            </w:pPr>
            <w:r>
              <w:rPr>
                <w:rFonts w:ascii="Calibri" w:eastAsia="Calibri" w:hAnsi="Calibri" w:cs="Calibri"/>
              </w:rPr>
              <w:t>Count of submissions before obtaining win state</w:t>
            </w:r>
          </w:p>
          <w:p w14:paraId="7E3EF0B0"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answers on first attempt</w:t>
            </w:r>
          </w:p>
          <w:p w14:paraId="4FA47923" w14:textId="77777777" w:rsidR="009B5689" w:rsidRDefault="009B5689">
            <w:pPr>
              <w:spacing w:line="240" w:lineRule="auto"/>
              <w:rPr>
                <w:rFonts w:ascii="Calibri" w:eastAsia="Calibri" w:hAnsi="Calibri" w:cs="Calibri"/>
              </w:rPr>
            </w:pPr>
          </w:p>
          <w:p w14:paraId="73C80E73" w14:textId="77777777" w:rsidR="009B5689" w:rsidRDefault="00000000">
            <w:pPr>
              <w:spacing w:line="240" w:lineRule="auto"/>
              <w:rPr>
                <w:rFonts w:ascii="Calibri" w:eastAsia="Calibri" w:hAnsi="Calibri" w:cs="Calibri"/>
              </w:rPr>
            </w:pPr>
            <w:r>
              <w:rPr>
                <w:rFonts w:ascii="Calibri" w:eastAsia="Calibri" w:hAnsi="Calibri" w:cs="Calibri"/>
              </w:rPr>
              <w:t>1 point for correct answer in 2 or 3 attempts</w:t>
            </w:r>
          </w:p>
          <w:p w14:paraId="5CDF50B4" w14:textId="77777777" w:rsidR="009B5689" w:rsidRDefault="009B5689">
            <w:pPr>
              <w:spacing w:line="240" w:lineRule="auto"/>
              <w:rPr>
                <w:rFonts w:ascii="Calibri" w:eastAsia="Calibri" w:hAnsi="Calibri" w:cs="Calibri"/>
              </w:rPr>
            </w:pPr>
          </w:p>
          <w:p w14:paraId="7E27FE33"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tc>
      </w:tr>
      <w:tr w:rsidR="009B5689" w14:paraId="5DC0BBB5" w14:textId="77777777">
        <w:trPr>
          <w:trHeight w:val="220"/>
        </w:trPr>
        <w:tc>
          <w:tcPr>
            <w:tcW w:w="765" w:type="dxa"/>
            <w:vMerge w:val="restart"/>
            <w:shd w:val="clear" w:color="auto" w:fill="FF9900"/>
          </w:tcPr>
          <w:p w14:paraId="18F26DFD" w14:textId="77777777" w:rsidR="009B5689" w:rsidRDefault="00000000">
            <w:pPr>
              <w:spacing w:line="240" w:lineRule="auto"/>
              <w:rPr>
                <w:rFonts w:ascii="Calibri" w:eastAsia="Calibri" w:hAnsi="Calibri" w:cs="Calibri"/>
              </w:rPr>
            </w:pPr>
            <w:bookmarkStart w:id="510" w:name="jhvf07m5pocp" w:colFirst="0" w:colLast="0"/>
            <w:bookmarkEnd w:id="510"/>
            <w:r>
              <w:rPr>
                <w:rFonts w:ascii="Calibri" w:eastAsia="Calibri" w:hAnsi="Calibri" w:cs="Calibri"/>
              </w:rPr>
              <w:t>U5.C2</w:t>
            </w:r>
          </w:p>
        </w:tc>
        <w:tc>
          <w:tcPr>
            <w:tcW w:w="780" w:type="dxa"/>
            <w:shd w:val="clear" w:color="auto" w:fill="FF9900"/>
          </w:tcPr>
          <w:p w14:paraId="27724C7E" w14:textId="77777777" w:rsidR="009B5689" w:rsidRDefault="00000000">
            <w:pPr>
              <w:spacing w:line="240" w:lineRule="auto"/>
              <w:rPr>
                <w:rFonts w:ascii="Calibri" w:eastAsia="Calibri" w:hAnsi="Calibri" w:cs="Calibri"/>
              </w:rPr>
            </w:pPr>
            <w:r>
              <w:rPr>
                <w:rFonts w:ascii="Calibri" w:eastAsia="Calibri" w:hAnsi="Calibri" w:cs="Calibri"/>
              </w:rPr>
              <w:t>5.2</w:t>
            </w:r>
          </w:p>
        </w:tc>
        <w:tc>
          <w:tcPr>
            <w:tcW w:w="1515" w:type="dxa"/>
          </w:tcPr>
          <w:p w14:paraId="66ED3F7C" w14:textId="77777777" w:rsidR="009B5689" w:rsidRDefault="00000000">
            <w:pPr>
              <w:spacing w:line="240" w:lineRule="auto"/>
              <w:rPr>
                <w:rFonts w:ascii="Calibri" w:eastAsia="Calibri" w:hAnsi="Calibri" w:cs="Calibri"/>
              </w:rPr>
            </w:pPr>
            <w:r>
              <w:rPr>
                <w:rFonts w:ascii="Calibri" w:eastAsia="Calibri" w:hAnsi="Calibri" w:cs="Calibri"/>
              </w:rPr>
              <w:t>Dungeon</w:t>
            </w:r>
          </w:p>
        </w:tc>
        <w:tc>
          <w:tcPr>
            <w:tcW w:w="1245" w:type="dxa"/>
          </w:tcPr>
          <w:p w14:paraId="36A95D5A" w14:textId="77777777" w:rsidR="009B5689" w:rsidRDefault="00000000">
            <w:pPr>
              <w:spacing w:line="240" w:lineRule="auto"/>
              <w:rPr>
                <w:rFonts w:ascii="Calibri" w:eastAsia="Calibri" w:hAnsi="Calibri" w:cs="Calibri"/>
              </w:rPr>
            </w:pPr>
            <w:r>
              <w:rPr>
                <w:rFonts w:ascii="Calibri" w:eastAsia="Calibri" w:hAnsi="Calibri" w:cs="Calibri"/>
              </w:rPr>
              <w:t>Third Level</w:t>
            </w:r>
          </w:p>
        </w:tc>
        <w:tc>
          <w:tcPr>
            <w:tcW w:w="1200" w:type="dxa"/>
          </w:tcPr>
          <w:p w14:paraId="1A6F0F5A" w14:textId="77777777" w:rsidR="009B5689" w:rsidRDefault="00000000">
            <w:pPr>
              <w:spacing w:line="240" w:lineRule="auto"/>
              <w:rPr>
                <w:rFonts w:ascii="Calibri" w:eastAsia="Calibri" w:hAnsi="Calibri" w:cs="Calibri"/>
              </w:rPr>
            </w:pPr>
            <w:r>
              <w:rPr>
                <w:rFonts w:ascii="Calibri" w:eastAsia="Calibri" w:hAnsi="Calibri" w:cs="Calibri"/>
              </w:rPr>
              <w:t>x</w:t>
            </w:r>
          </w:p>
          <w:p w14:paraId="31ACB861" w14:textId="77777777" w:rsidR="009B5689" w:rsidRDefault="009B5689">
            <w:pPr>
              <w:spacing w:line="240" w:lineRule="auto"/>
              <w:rPr>
                <w:rFonts w:ascii="Calibri" w:eastAsia="Calibri" w:hAnsi="Calibri" w:cs="Calibri"/>
              </w:rPr>
            </w:pPr>
          </w:p>
        </w:tc>
        <w:tc>
          <w:tcPr>
            <w:tcW w:w="1845" w:type="dxa"/>
          </w:tcPr>
          <w:p w14:paraId="4A2A1C0F"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2 Points </w:t>
            </w:r>
            <w:r>
              <w:rPr>
                <w:rFonts w:ascii="Calibri" w:eastAsia="Calibri" w:hAnsi="Calibri" w:cs="Calibri"/>
              </w:rPr>
              <w:t xml:space="preserve">player interacts with condenser or evaporator panels </w:t>
            </w:r>
            <w:r>
              <w:rPr>
                <w:rFonts w:ascii="Calibri" w:eastAsia="Calibri" w:hAnsi="Calibri" w:cs="Calibri"/>
                <w:u w:val="single"/>
              </w:rPr>
              <w:t>6 or less  times</w:t>
            </w:r>
            <w:r>
              <w:rPr>
                <w:rFonts w:ascii="Calibri" w:eastAsia="Calibri" w:hAnsi="Calibri" w:cs="Calibri"/>
              </w:rPr>
              <w:t xml:space="preserve"> while  completing the third level</w:t>
            </w:r>
          </w:p>
          <w:p w14:paraId="4C83357A"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player interacts with condenser or evaporator panels </w:t>
            </w:r>
            <w:r>
              <w:rPr>
                <w:rFonts w:ascii="Calibri" w:eastAsia="Calibri" w:hAnsi="Calibri" w:cs="Calibri"/>
                <w:u w:val="single"/>
              </w:rPr>
              <w:lastRenderedPageBreak/>
              <w:t>7-10 times</w:t>
            </w:r>
            <w:r>
              <w:rPr>
                <w:rFonts w:ascii="Calibri" w:eastAsia="Calibri" w:hAnsi="Calibri" w:cs="Calibri"/>
              </w:rPr>
              <w:t xml:space="preserve"> while  completing the third level</w:t>
            </w:r>
          </w:p>
          <w:p w14:paraId="60A774D7" w14:textId="77777777" w:rsidR="009B5689" w:rsidRDefault="00000000">
            <w:pPr>
              <w:spacing w:line="240" w:lineRule="auto"/>
              <w:rPr>
                <w:rFonts w:ascii="Calibri" w:eastAsia="Calibri" w:hAnsi="Calibri" w:cs="Calibri"/>
              </w:rPr>
            </w:pPr>
            <w:r>
              <w:rPr>
                <w:rFonts w:ascii="Calibri" w:eastAsia="Calibri" w:hAnsi="Calibri" w:cs="Calibri"/>
                <w:b/>
                <w:bCs/>
                <w:u w:val="single"/>
              </w:rPr>
              <w:t>0 points</w:t>
            </w:r>
            <w:r>
              <w:rPr>
                <w:rFonts w:ascii="Calibri" w:eastAsia="Calibri" w:hAnsi="Calibri" w:cs="Calibri"/>
              </w:rPr>
              <w:t xml:space="preserve"> for anything else</w:t>
            </w:r>
          </w:p>
          <w:p w14:paraId="133A4F0C" w14:textId="77777777" w:rsidR="009B5689" w:rsidRDefault="009B5689">
            <w:pPr>
              <w:spacing w:line="240" w:lineRule="auto"/>
              <w:rPr>
                <w:rFonts w:ascii="Calibri" w:eastAsia="Calibri" w:hAnsi="Calibri" w:cs="Calibri"/>
                <w:b/>
                <w:bCs/>
                <w:u w:val="single"/>
              </w:rPr>
            </w:pPr>
          </w:p>
          <w:p w14:paraId="3EF74B43" w14:textId="77777777" w:rsidR="009B5689" w:rsidRDefault="009B5689">
            <w:pPr>
              <w:spacing w:line="240" w:lineRule="auto"/>
              <w:rPr>
                <w:rFonts w:ascii="Calibri" w:eastAsia="Calibri" w:hAnsi="Calibri" w:cs="Calibri"/>
                <w:b/>
                <w:bCs/>
                <w:u w:val="single"/>
              </w:rPr>
            </w:pPr>
          </w:p>
        </w:tc>
        <w:tc>
          <w:tcPr>
            <w:tcW w:w="2655" w:type="dxa"/>
          </w:tcPr>
          <w:p w14:paraId="300F2341" w14:textId="77777777" w:rsidR="009B5689" w:rsidRDefault="00000000">
            <w:pPr>
              <w:spacing w:line="240" w:lineRule="auto"/>
              <w:rPr>
                <w:ins w:id="511" w:author="Wenyi Lu" w:date="2026-02-22T02:11:00Z"/>
                <w:rFonts w:ascii="Calibri" w:eastAsia="Calibri" w:hAnsi="Calibri" w:cs="Calibri"/>
              </w:rPr>
            </w:pPr>
            <w:r>
              <w:rPr>
                <w:rFonts w:ascii="Calibri" w:eastAsia="Calibri" w:hAnsi="Calibri" w:cs="Calibri"/>
              </w:rPr>
              <w:lastRenderedPageBreak/>
              <w:t>5 total minimum  interactions with condenser or evaporator panels needed to progress</w:t>
            </w:r>
          </w:p>
          <w:p w14:paraId="4FC84D41" w14:textId="77777777" w:rsidR="009B5689" w:rsidRDefault="009B5689">
            <w:pPr>
              <w:widowControl w:val="0"/>
              <w:spacing w:line="240" w:lineRule="auto"/>
              <w:rPr>
                <w:ins w:id="512" w:author="Wenyi Lu" w:date="2026-02-22T02:11:00Z"/>
                <w:rFonts w:ascii="Calibri" w:eastAsia="Calibri" w:hAnsi="Calibri" w:cs="Calibri"/>
              </w:rPr>
            </w:pPr>
          </w:p>
          <w:p w14:paraId="52488BE2" w14:textId="77777777" w:rsidR="009B5689" w:rsidRDefault="00000000">
            <w:pPr>
              <w:widowControl w:val="0"/>
              <w:spacing w:line="240" w:lineRule="auto"/>
              <w:rPr>
                <w:ins w:id="513" w:author="Wenyi Lu" w:date="2026-02-22T02:11:00Z"/>
                <w:rFonts w:ascii="Calibri" w:eastAsia="Calibri" w:hAnsi="Calibri" w:cs="Calibri"/>
              </w:rPr>
            </w:pPr>
            <w:ins w:id="514" w:author="Wenyi Lu" w:date="2026-02-22T02:11:00Z">
              <w:r>
                <w:rPr>
                  <w:rFonts w:ascii="Calibri" w:eastAsia="Calibri" w:hAnsi="Calibri" w:cs="Calibri"/>
                </w:rPr>
                <w:t>All relevant event logs:</w:t>
              </w:r>
            </w:ins>
          </w:p>
          <w:p w14:paraId="442B2BB4" w14:textId="77777777" w:rsidR="009B5689" w:rsidRDefault="00000000">
            <w:pPr>
              <w:widowControl w:val="0"/>
              <w:spacing w:line="240" w:lineRule="auto"/>
              <w:rPr>
                <w:ins w:id="515" w:author="Wenyi Lu" w:date="2026-02-22T02:11:00Z"/>
                <w:rFonts w:ascii="Calibri" w:eastAsia="Calibri" w:hAnsi="Calibri" w:cs="Calibri"/>
              </w:rPr>
            </w:pPr>
            <w:ins w:id="516" w:author="Wenyi Lu" w:date="2026-02-22T02:11:00Z">
              <w:r>
                <w:rPr>
                  <w:rFonts w:ascii="Calibri" w:eastAsia="Calibri" w:hAnsi="Calibri" w:cs="Calibri"/>
                </w:rPr>
                <w:t>“data”: {“floor”: “3”, "machineType": ("Condenser",”Evaporator</w:t>
              </w:r>
            </w:ins>
          </w:p>
          <w:p w14:paraId="4738609F" w14:textId="77777777" w:rsidR="009B5689" w:rsidRDefault="00000000">
            <w:pPr>
              <w:widowControl w:val="0"/>
              <w:spacing w:line="240" w:lineRule="auto"/>
              <w:rPr>
                <w:ins w:id="517" w:author="Wenyi Lu" w:date="2026-02-22T02:11:00Z"/>
                <w:rFonts w:ascii="Calibri" w:eastAsia="Calibri" w:hAnsi="Calibri" w:cs="Calibri"/>
              </w:rPr>
            </w:pPr>
            <w:ins w:id="518" w:author="Wenyi Lu" w:date="2026-02-22T02:11:00Z">
              <w:r>
                <w:rPr>
                  <w:rFonts w:ascii="Calibri" w:eastAsia="Calibri" w:hAnsi="Calibri" w:cs="Calibri"/>
                </w:rPr>
                <w:t>“)</w:t>
              </w:r>
            </w:ins>
          </w:p>
          <w:p w14:paraId="58DF917F" w14:textId="77777777" w:rsidR="009B5689" w:rsidRDefault="00000000">
            <w:pPr>
              <w:widowControl w:val="0"/>
              <w:spacing w:line="240" w:lineRule="auto"/>
              <w:rPr>
                <w:ins w:id="519" w:author="Wenyi Lu" w:date="2026-02-22T02:11:00Z"/>
                <w:rFonts w:ascii="Calibri" w:eastAsia="Calibri" w:hAnsi="Calibri" w:cs="Calibri"/>
              </w:rPr>
            </w:pPr>
            <w:ins w:id="520" w:author="Wenyi Lu" w:date="2026-02-22T02:11:00Z">
              <w:r>
                <w:rPr>
                  <w:rFonts w:ascii="Calibri" w:eastAsia="Calibri" w:hAnsi="Calibri" w:cs="Calibri"/>
                </w:rPr>
                <w:t>}</w:t>
              </w:r>
            </w:ins>
          </w:p>
          <w:p w14:paraId="13DD97E5" w14:textId="77777777" w:rsidR="009B5689" w:rsidRDefault="00000000">
            <w:pPr>
              <w:widowControl w:val="0"/>
              <w:spacing w:line="240" w:lineRule="auto"/>
              <w:rPr>
                <w:ins w:id="521" w:author="Wenyi Lu" w:date="2026-02-22T02:11:00Z"/>
                <w:rFonts w:ascii="Calibri" w:eastAsia="Calibri" w:hAnsi="Calibri" w:cs="Calibri"/>
              </w:rPr>
            </w:pPr>
            <w:ins w:id="522" w:author="Wenyi Lu" w:date="2026-02-22T02:11:00Z">
              <w:r>
                <w:rPr>
                  <w:rFonts w:ascii="Calibri" w:eastAsia="Calibri" w:hAnsi="Calibri" w:cs="Calibri"/>
                </w:rPr>
                <w:lastRenderedPageBreak/>
                <w:t>“eventType”: "WaterChamberEvent"</w:t>
              </w:r>
            </w:ins>
          </w:p>
          <w:p w14:paraId="3718EF1A" w14:textId="77777777" w:rsidR="009B5689" w:rsidRDefault="009B5689">
            <w:pPr>
              <w:widowControl w:val="0"/>
              <w:spacing w:line="240" w:lineRule="auto"/>
              <w:rPr>
                <w:ins w:id="523" w:author="Wenyi Lu" w:date="2026-02-22T02:11:00Z"/>
                <w:rFonts w:ascii="Calibri" w:eastAsia="Calibri" w:hAnsi="Calibri" w:cs="Calibri"/>
              </w:rPr>
            </w:pPr>
          </w:p>
          <w:p w14:paraId="52999A27" w14:textId="77777777" w:rsidR="009B5689" w:rsidRDefault="00000000" w:rsidP="009B5689">
            <w:pPr>
              <w:widowControl w:val="0"/>
              <w:spacing w:line="240" w:lineRule="auto"/>
              <w:rPr>
                <w:rFonts w:ascii="Calibri" w:eastAsia="Calibri" w:hAnsi="Calibri" w:cs="Calibri"/>
              </w:rPr>
              <w:pPrChange w:id="524" w:author="Wenyi Lu" w:date="2026-02-22T02:11:00Z">
                <w:pPr>
                  <w:spacing w:line="240" w:lineRule="auto"/>
                </w:pPr>
              </w:pPrChange>
            </w:pPr>
            <w:ins w:id="525" w:author="Wenyi Lu" w:date="2026-02-22T02:11:00Z">
              <w:r>
                <w:rPr>
                  <w:rFonts w:ascii="Calibri" w:eastAsia="Calibri" w:hAnsi="Calibri" w:cs="Calibri"/>
                </w:rPr>
                <w:t>Calculate the total count of the relevant event logs.</w:t>
              </w:r>
            </w:ins>
          </w:p>
        </w:tc>
        <w:tc>
          <w:tcPr>
            <w:tcW w:w="5130" w:type="dxa"/>
          </w:tcPr>
          <w:p w14:paraId="69BB9E9C" w14:textId="77777777" w:rsidR="009B5689" w:rsidRDefault="00000000">
            <w:pPr>
              <w:spacing w:line="240" w:lineRule="auto"/>
              <w:rPr>
                <w:rFonts w:ascii="Calibri" w:eastAsia="Calibri" w:hAnsi="Calibri" w:cs="Calibri"/>
              </w:rPr>
            </w:pPr>
            <w:r>
              <w:rPr>
                <w:rFonts w:ascii="Calibri" w:eastAsia="Calibri" w:hAnsi="Calibri" w:cs="Calibri"/>
              </w:rPr>
              <w:lastRenderedPageBreak/>
              <w:t>Count of interactions with condenser or evaporator panels</w:t>
            </w:r>
          </w:p>
        </w:tc>
      </w:tr>
      <w:tr w:rsidR="009B5689" w14:paraId="47448423" w14:textId="77777777">
        <w:trPr>
          <w:trHeight w:val="220"/>
        </w:trPr>
        <w:tc>
          <w:tcPr>
            <w:tcW w:w="765" w:type="dxa"/>
            <w:vMerge/>
            <w:shd w:val="clear" w:color="auto" w:fill="FF9900"/>
          </w:tcPr>
          <w:p w14:paraId="45EE0451" w14:textId="77777777" w:rsidR="009B5689" w:rsidRDefault="009B5689">
            <w:pPr>
              <w:spacing w:line="240" w:lineRule="auto"/>
              <w:rPr>
                <w:rFonts w:ascii="Calibri" w:eastAsia="Calibri" w:hAnsi="Calibri" w:cs="Calibri"/>
              </w:rPr>
            </w:pPr>
          </w:p>
        </w:tc>
        <w:tc>
          <w:tcPr>
            <w:tcW w:w="780" w:type="dxa"/>
            <w:shd w:val="clear" w:color="auto" w:fill="FF9900"/>
          </w:tcPr>
          <w:p w14:paraId="5728710A" w14:textId="77777777" w:rsidR="009B5689" w:rsidRDefault="00000000">
            <w:pPr>
              <w:spacing w:line="240" w:lineRule="auto"/>
              <w:rPr>
                <w:rFonts w:ascii="Calibri" w:eastAsia="Calibri" w:hAnsi="Calibri" w:cs="Calibri"/>
              </w:rPr>
            </w:pPr>
            <w:r>
              <w:rPr>
                <w:rFonts w:ascii="Calibri" w:eastAsia="Calibri" w:hAnsi="Calibri" w:cs="Calibri"/>
              </w:rPr>
              <w:t>5.3</w:t>
            </w:r>
          </w:p>
        </w:tc>
        <w:tc>
          <w:tcPr>
            <w:tcW w:w="1515" w:type="dxa"/>
          </w:tcPr>
          <w:p w14:paraId="45856FC3" w14:textId="77777777" w:rsidR="009B5689" w:rsidRDefault="009B5689">
            <w:pPr>
              <w:spacing w:line="240" w:lineRule="auto"/>
              <w:rPr>
                <w:rFonts w:ascii="Calibri" w:eastAsia="Calibri" w:hAnsi="Calibri" w:cs="Calibri"/>
              </w:rPr>
            </w:pPr>
          </w:p>
        </w:tc>
        <w:tc>
          <w:tcPr>
            <w:tcW w:w="1245" w:type="dxa"/>
          </w:tcPr>
          <w:p w14:paraId="2B1D7198" w14:textId="77777777" w:rsidR="009B5689" w:rsidRDefault="00000000">
            <w:pPr>
              <w:spacing w:line="240" w:lineRule="auto"/>
              <w:rPr>
                <w:rFonts w:ascii="Calibri" w:eastAsia="Calibri" w:hAnsi="Calibri" w:cs="Calibri"/>
              </w:rPr>
            </w:pPr>
            <w:r>
              <w:rPr>
                <w:rFonts w:ascii="Calibri" w:eastAsia="Calibri" w:hAnsi="Calibri" w:cs="Calibri"/>
              </w:rPr>
              <w:t>Fourth Level</w:t>
            </w:r>
          </w:p>
        </w:tc>
        <w:tc>
          <w:tcPr>
            <w:tcW w:w="1200" w:type="dxa"/>
          </w:tcPr>
          <w:p w14:paraId="239BA152"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24889D1C"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2 Points </w:t>
            </w:r>
            <w:r>
              <w:rPr>
                <w:rFonts w:ascii="Calibri" w:eastAsia="Calibri" w:hAnsi="Calibri" w:cs="Calibri"/>
              </w:rPr>
              <w:t xml:space="preserve">player interacts with condenser or evaporator panels </w:t>
            </w:r>
            <w:r>
              <w:rPr>
                <w:rFonts w:ascii="Calibri" w:eastAsia="Calibri" w:hAnsi="Calibri" w:cs="Calibri"/>
                <w:u w:val="single"/>
              </w:rPr>
              <w:t>5 or less  times</w:t>
            </w:r>
            <w:r>
              <w:rPr>
                <w:rFonts w:ascii="Calibri" w:eastAsia="Calibri" w:hAnsi="Calibri" w:cs="Calibri"/>
              </w:rPr>
              <w:t xml:space="preserve"> while  completing the fourth level</w:t>
            </w:r>
          </w:p>
          <w:p w14:paraId="27FFF83D"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player interacts with condenser or evaporator panels </w:t>
            </w:r>
            <w:r>
              <w:rPr>
                <w:rFonts w:ascii="Calibri" w:eastAsia="Calibri" w:hAnsi="Calibri" w:cs="Calibri"/>
                <w:u w:val="single"/>
              </w:rPr>
              <w:t>6-9 times</w:t>
            </w:r>
            <w:r>
              <w:rPr>
                <w:rFonts w:ascii="Calibri" w:eastAsia="Calibri" w:hAnsi="Calibri" w:cs="Calibri"/>
              </w:rPr>
              <w:t xml:space="preserve"> while  completing the fourth level</w:t>
            </w:r>
          </w:p>
          <w:p w14:paraId="21E3176D"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for anything else</w:t>
            </w:r>
          </w:p>
          <w:p w14:paraId="20066D38" w14:textId="77777777" w:rsidR="009B5689" w:rsidRDefault="009B5689">
            <w:pPr>
              <w:spacing w:line="240" w:lineRule="auto"/>
              <w:rPr>
                <w:rFonts w:ascii="Calibri" w:eastAsia="Calibri" w:hAnsi="Calibri" w:cs="Calibri"/>
                <w:b/>
                <w:bCs/>
                <w:u w:val="single"/>
              </w:rPr>
            </w:pPr>
          </w:p>
        </w:tc>
        <w:tc>
          <w:tcPr>
            <w:tcW w:w="2655" w:type="dxa"/>
          </w:tcPr>
          <w:p w14:paraId="3198AECC" w14:textId="77777777" w:rsidR="009B5689" w:rsidRDefault="00000000">
            <w:pPr>
              <w:spacing w:line="240" w:lineRule="auto"/>
              <w:rPr>
                <w:ins w:id="526" w:author="Wenyi Lu" w:date="2026-03-06T23:18:00Z"/>
                <w:rFonts w:ascii="Calibri" w:eastAsia="Calibri" w:hAnsi="Calibri" w:cs="Calibri"/>
              </w:rPr>
            </w:pPr>
            <w:r>
              <w:rPr>
                <w:rFonts w:ascii="Calibri" w:eastAsia="Calibri" w:hAnsi="Calibri" w:cs="Calibri"/>
              </w:rPr>
              <w:t>4 total minimum  interactions with condenser or evaporator panels needed to progress</w:t>
            </w:r>
          </w:p>
          <w:p w14:paraId="49769D74" w14:textId="77777777" w:rsidR="009B5689" w:rsidRDefault="009B5689">
            <w:pPr>
              <w:spacing w:line="240" w:lineRule="auto"/>
              <w:rPr>
                <w:ins w:id="527" w:author="Wenyi Lu" w:date="2026-03-06T23:18:00Z"/>
                <w:rFonts w:ascii="Calibri" w:eastAsia="Calibri" w:hAnsi="Calibri" w:cs="Calibri"/>
              </w:rPr>
            </w:pPr>
          </w:p>
          <w:p w14:paraId="668340B5" w14:textId="77777777" w:rsidR="009B5689" w:rsidRDefault="00000000">
            <w:pPr>
              <w:widowControl w:val="0"/>
              <w:spacing w:line="240" w:lineRule="auto"/>
              <w:rPr>
                <w:ins w:id="528" w:author="Wenyi Lu" w:date="2026-03-06T23:18:00Z"/>
                <w:rFonts w:ascii="Calibri" w:eastAsia="Calibri" w:hAnsi="Calibri" w:cs="Calibri"/>
              </w:rPr>
            </w:pPr>
            <w:ins w:id="529" w:author="Wenyi Lu" w:date="2026-03-06T23:18:00Z">
              <w:r>
                <w:rPr>
                  <w:rFonts w:ascii="Calibri" w:eastAsia="Calibri" w:hAnsi="Calibri" w:cs="Calibri"/>
                </w:rPr>
                <w:t>All relevant event logs:</w:t>
              </w:r>
            </w:ins>
          </w:p>
          <w:p w14:paraId="54564A3A" w14:textId="77777777" w:rsidR="009B5689" w:rsidRDefault="00000000">
            <w:pPr>
              <w:widowControl w:val="0"/>
              <w:spacing w:line="240" w:lineRule="auto"/>
              <w:rPr>
                <w:ins w:id="530" w:author="Wenyi Lu" w:date="2026-03-06T23:18:00Z"/>
                <w:rFonts w:ascii="Calibri" w:eastAsia="Calibri" w:hAnsi="Calibri" w:cs="Calibri"/>
              </w:rPr>
            </w:pPr>
            <w:ins w:id="531" w:author="Wenyi Lu" w:date="2026-03-06T23:18:00Z">
              <w:r>
                <w:rPr>
                  <w:rFonts w:ascii="Calibri" w:eastAsia="Calibri" w:hAnsi="Calibri" w:cs="Calibri"/>
                </w:rPr>
                <w:t>“data”: {“floor”: “4”,</w:t>
              </w:r>
            </w:ins>
          </w:p>
          <w:p w14:paraId="0D6A712F" w14:textId="77777777" w:rsidR="009B5689" w:rsidRDefault="00000000">
            <w:pPr>
              <w:widowControl w:val="0"/>
              <w:spacing w:line="240" w:lineRule="auto"/>
              <w:rPr>
                <w:ins w:id="532" w:author="Wenyi Lu" w:date="2026-03-06T23:18:00Z"/>
                <w:rFonts w:ascii="Calibri" w:eastAsia="Calibri" w:hAnsi="Calibri" w:cs="Calibri"/>
              </w:rPr>
            </w:pPr>
            <w:ins w:id="533" w:author="Wenyi Lu" w:date="2026-03-06T23:18:00Z">
              <w:r>
                <w:rPr>
                  <w:rFonts w:ascii="Calibri" w:eastAsia="Calibri" w:hAnsi="Calibri" w:cs="Calibri"/>
                </w:rPr>
                <w:t>"machineType": ("Condenser",”Evaporator</w:t>
              </w:r>
            </w:ins>
          </w:p>
          <w:p w14:paraId="4784D0F2" w14:textId="77777777" w:rsidR="009B5689" w:rsidRDefault="00000000">
            <w:pPr>
              <w:widowControl w:val="0"/>
              <w:spacing w:line="240" w:lineRule="auto"/>
              <w:rPr>
                <w:ins w:id="534" w:author="Wenyi Lu" w:date="2026-03-06T23:18:00Z"/>
                <w:rFonts w:ascii="Calibri" w:eastAsia="Calibri" w:hAnsi="Calibri" w:cs="Calibri"/>
              </w:rPr>
            </w:pPr>
            <w:ins w:id="535" w:author="Wenyi Lu" w:date="2026-03-06T23:18:00Z">
              <w:r>
                <w:rPr>
                  <w:rFonts w:ascii="Calibri" w:eastAsia="Calibri" w:hAnsi="Calibri" w:cs="Calibri"/>
                </w:rPr>
                <w:t>“)}</w:t>
              </w:r>
            </w:ins>
          </w:p>
          <w:p w14:paraId="4D50A895" w14:textId="77777777" w:rsidR="009B5689" w:rsidRDefault="00000000">
            <w:pPr>
              <w:widowControl w:val="0"/>
              <w:spacing w:line="240" w:lineRule="auto"/>
              <w:rPr>
                <w:ins w:id="536" w:author="Wenyi Lu" w:date="2026-03-06T23:18:00Z"/>
                <w:rFonts w:ascii="Calibri" w:eastAsia="Calibri" w:hAnsi="Calibri" w:cs="Calibri"/>
              </w:rPr>
            </w:pPr>
            <w:ins w:id="537" w:author="Wenyi Lu" w:date="2026-03-06T23:18:00Z">
              <w:r>
                <w:rPr>
                  <w:rFonts w:ascii="Calibri" w:eastAsia="Calibri" w:hAnsi="Calibri" w:cs="Calibri"/>
                </w:rPr>
                <w:t>“eventType”: "WaterChamberEvent"</w:t>
              </w:r>
            </w:ins>
          </w:p>
          <w:p w14:paraId="2A603FB6" w14:textId="77777777" w:rsidR="009B5689" w:rsidRDefault="009B5689">
            <w:pPr>
              <w:spacing w:line="240" w:lineRule="auto"/>
              <w:rPr>
                <w:ins w:id="538" w:author="Wenyi Lu" w:date="2026-03-06T23:18:00Z"/>
                <w:rFonts w:ascii="Calibri" w:eastAsia="Calibri" w:hAnsi="Calibri" w:cs="Calibri"/>
              </w:rPr>
            </w:pPr>
          </w:p>
          <w:p w14:paraId="4978EBF4" w14:textId="77777777" w:rsidR="009B5689" w:rsidRDefault="00000000">
            <w:pPr>
              <w:widowControl w:val="0"/>
              <w:spacing w:line="240" w:lineRule="auto"/>
              <w:rPr>
                <w:ins w:id="539" w:author="Wenyi Lu" w:date="2026-03-06T23:18:00Z"/>
                <w:rFonts w:ascii="Calibri" w:eastAsia="Calibri" w:hAnsi="Calibri" w:cs="Calibri"/>
              </w:rPr>
            </w:pPr>
            <w:ins w:id="540" w:author="Wenyi Lu" w:date="2026-03-06T23:18:00Z">
              <w:r>
                <w:rPr>
                  <w:rFonts w:ascii="Calibri" w:eastAsia="Calibri" w:hAnsi="Calibri" w:cs="Calibri"/>
                </w:rPr>
                <w:t>Calculate the total count of the relevant event logs.</w:t>
              </w:r>
            </w:ins>
          </w:p>
          <w:p w14:paraId="3F00CA61" w14:textId="77777777" w:rsidR="009B5689" w:rsidRDefault="009B5689">
            <w:pPr>
              <w:spacing w:line="240" w:lineRule="auto"/>
              <w:rPr>
                <w:rFonts w:ascii="Calibri" w:eastAsia="Calibri" w:hAnsi="Calibri" w:cs="Calibri"/>
              </w:rPr>
            </w:pPr>
          </w:p>
        </w:tc>
        <w:tc>
          <w:tcPr>
            <w:tcW w:w="5130" w:type="dxa"/>
          </w:tcPr>
          <w:p w14:paraId="1C60C3CE" w14:textId="77777777" w:rsidR="009B5689" w:rsidRDefault="00000000">
            <w:pPr>
              <w:spacing w:line="240" w:lineRule="auto"/>
              <w:rPr>
                <w:rFonts w:ascii="Calibri" w:eastAsia="Calibri" w:hAnsi="Calibri" w:cs="Calibri"/>
              </w:rPr>
            </w:pPr>
            <w:r>
              <w:rPr>
                <w:rFonts w:ascii="Calibri" w:eastAsia="Calibri" w:hAnsi="Calibri" w:cs="Calibri"/>
              </w:rPr>
              <w:t>Count of interactions with condenser or evaporator panels</w:t>
            </w:r>
          </w:p>
        </w:tc>
      </w:tr>
      <w:tr w:rsidR="009B5689" w14:paraId="3FF1A7B9" w14:textId="77777777">
        <w:tc>
          <w:tcPr>
            <w:tcW w:w="765" w:type="dxa"/>
            <w:shd w:val="clear" w:color="auto" w:fill="FF9900"/>
          </w:tcPr>
          <w:p w14:paraId="2A8E0570" w14:textId="77777777" w:rsidR="009B5689" w:rsidRDefault="00000000">
            <w:pPr>
              <w:spacing w:line="240" w:lineRule="auto"/>
              <w:rPr>
                <w:rFonts w:ascii="Calibri" w:eastAsia="Calibri" w:hAnsi="Calibri" w:cs="Calibri"/>
              </w:rPr>
            </w:pPr>
            <w:bookmarkStart w:id="541" w:name="dljpym94a8gi" w:colFirst="0" w:colLast="0"/>
            <w:bookmarkEnd w:id="541"/>
            <w:r>
              <w:rPr>
                <w:rFonts w:ascii="Calibri" w:eastAsia="Calibri" w:hAnsi="Calibri" w:cs="Calibri"/>
              </w:rPr>
              <w:t>U5.C3</w:t>
            </w:r>
          </w:p>
        </w:tc>
        <w:tc>
          <w:tcPr>
            <w:tcW w:w="780" w:type="dxa"/>
            <w:shd w:val="clear" w:color="auto" w:fill="FF9900"/>
          </w:tcPr>
          <w:p w14:paraId="2573618C" w14:textId="77777777" w:rsidR="009B5689" w:rsidRDefault="00000000">
            <w:pPr>
              <w:spacing w:line="240" w:lineRule="auto"/>
              <w:rPr>
                <w:rFonts w:ascii="Calibri" w:eastAsia="Calibri" w:hAnsi="Calibri" w:cs="Calibri"/>
              </w:rPr>
            </w:pPr>
            <w:r>
              <w:rPr>
                <w:rFonts w:ascii="Calibri" w:eastAsia="Calibri" w:hAnsi="Calibri" w:cs="Calibri"/>
              </w:rPr>
              <w:t>5.4</w:t>
            </w:r>
          </w:p>
        </w:tc>
        <w:tc>
          <w:tcPr>
            <w:tcW w:w="1515" w:type="dxa"/>
          </w:tcPr>
          <w:p w14:paraId="5671F2C1" w14:textId="77777777" w:rsidR="009B5689" w:rsidRDefault="00000000">
            <w:pPr>
              <w:spacing w:line="240" w:lineRule="auto"/>
              <w:rPr>
                <w:rFonts w:ascii="Calibri" w:eastAsia="Calibri" w:hAnsi="Calibri" w:cs="Calibri"/>
              </w:rPr>
            </w:pPr>
            <w:r>
              <w:rPr>
                <w:rFonts w:ascii="Calibri" w:eastAsia="Calibri" w:hAnsi="Calibri" w:cs="Calibri"/>
              </w:rPr>
              <w:t xml:space="preserve">Atmospheric Water </w:t>
            </w:r>
          </w:p>
        </w:tc>
        <w:tc>
          <w:tcPr>
            <w:tcW w:w="1245" w:type="dxa"/>
          </w:tcPr>
          <w:p w14:paraId="6C7AA71C" w14:textId="77777777" w:rsidR="009B5689" w:rsidRDefault="00000000">
            <w:pPr>
              <w:spacing w:line="240" w:lineRule="auto"/>
              <w:rPr>
                <w:rFonts w:ascii="Calibri" w:eastAsia="Calibri" w:hAnsi="Calibri" w:cs="Calibri"/>
              </w:rPr>
            </w:pPr>
            <w:r>
              <w:rPr>
                <w:rFonts w:ascii="Calibri" w:eastAsia="Calibri" w:hAnsi="Calibri" w:cs="Calibri"/>
              </w:rPr>
              <w:t>Argumentation: What happened to the water?</w:t>
            </w:r>
          </w:p>
        </w:tc>
        <w:tc>
          <w:tcPr>
            <w:tcW w:w="1200" w:type="dxa"/>
          </w:tcPr>
          <w:p w14:paraId="3869C493"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4CA7085A" w14:textId="77777777" w:rsidR="009B5689" w:rsidRDefault="00000000">
            <w:pPr>
              <w:spacing w:line="240" w:lineRule="auto"/>
              <w:rPr>
                <w:rFonts w:ascii="Calibri" w:eastAsia="Calibri" w:hAnsi="Calibri" w:cs="Calibri"/>
              </w:rPr>
            </w:pPr>
            <w:r>
              <w:rPr>
                <w:rFonts w:ascii="Calibri" w:eastAsia="Calibri" w:hAnsi="Calibri" w:cs="Calibri"/>
                <w:b/>
                <w:bCs/>
                <w:u w:val="single"/>
              </w:rPr>
              <w:t>3 Points</w:t>
            </w:r>
            <w:r>
              <w:rPr>
                <w:rFonts w:ascii="Calibri" w:eastAsia="Calibri" w:hAnsi="Calibri" w:cs="Calibri"/>
              </w:rPr>
              <w:t xml:space="preserve"> correct answer within 3 attempts</w:t>
            </w:r>
          </w:p>
          <w:p w14:paraId="3EF85371" w14:textId="77777777" w:rsidR="009B5689" w:rsidRDefault="00000000">
            <w:pPr>
              <w:spacing w:line="240" w:lineRule="auto"/>
              <w:rPr>
                <w:rFonts w:ascii="Calibri" w:eastAsia="Calibri" w:hAnsi="Calibri" w:cs="Calibri"/>
              </w:rPr>
            </w:pPr>
            <w:r>
              <w:rPr>
                <w:rFonts w:ascii="Calibri" w:eastAsia="Calibri" w:hAnsi="Calibri" w:cs="Calibri"/>
                <w:b/>
                <w:bCs/>
                <w:u w:val="single"/>
              </w:rPr>
              <w:t>2 Points</w:t>
            </w:r>
            <w:r>
              <w:rPr>
                <w:rFonts w:ascii="Calibri" w:eastAsia="Calibri" w:hAnsi="Calibri" w:cs="Calibri"/>
              </w:rPr>
              <w:t xml:space="preserve"> 4 attempts</w:t>
            </w:r>
          </w:p>
          <w:p w14:paraId="57A5DB5C" w14:textId="77777777" w:rsidR="009B5689" w:rsidRDefault="00000000">
            <w:pPr>
              <w:spacing w:line="240" w:lineRule="auto"/>
              <w:rPr>
                <w:rFonts w:ascii="Calibri" w:eastAsia="Calibri" w:hAnsi="Calibri" w:cs="Calibri"/>
              </w:rPr>
            </w:pPr>
            <w:r>
              <w:rPr>
                <w:rFonts w:ascii="Calibri" w:eastAsia="Calibri" w:hAnsi="Calibri" w:cs="Calibri"/>
                <w:b/>
                <w:bCs/>
                <w:u w:val="single"/>
              </w:rPr>
              <w:t>1 Point</w:t>
            </w:r>
            <w:r>
              <w:rPr>
                <w:rFonts w:ascii="Calibri" w:eastAsia="Calibri" w:hAnsi="Calibri" w:cs="Calibri"/>
              </w:rPr>
              <w:t xml:space="preserve"> 5 attempts</w:t>
            </w:r>
          </w:p>
          <w:p w14:paraId="10DD32F0" w14:textId="77777777" w:rsidR="009B5689" w:rsidRDefault="00000000">
            <w:pPr>
              <w:spacing w:line="240" w:lineRule="auto"/>
              <w:rPr>
                <w:rFonts w:ascii="Calibri" w:eastAsia="Calibri" w:hAnsi="Calibri" w:cs="Calibri"/>
                <w:b/>
                <w:bCs/>
                <w:u w:val="single"/>
              </w:rPr>
            </w:pPr>
            <w:r>
              <w:rPr>
                <w:rFonts w:ascii="Calibri" w:eastAsia="Calibri" w:hAnsi="Calibri" w:cs="Calibri"/>
                <w:b/>
                <w:bCs/>
                <w:u w:val="single"/>
              </w:rPr>
              <w:t>0 Points</w:t>
            </w:r>
            <w:r>
              <w:rPr>
                <w:rFonts w:ascii="Calibri" w:eastAsia="Calibri" w:hAnsi="Calibri" w:cs="Calibri"/>
              </w:rPr>
              <w:t xml:space="preserve"> more than 5 attempts</w:t>
            </w:r>
          </w:p>
        </w:tc>
        <w:tc>
          <w:tcPr>
            <w:tcW w:w="2655" w:type="dxa"/>
          </w:tcPr>
          <w:p w14:paraId="10F7E4DA" w14:textId="77777777" w:rsidR="009B5689" w:rsidRDefault="00000000">
            <w:pPr>
              <w:spacing w:line="240" w:lineRule="auto"/>
              <w:rPr>
                <w:ins w:id="542" w:author="Wenyi Lu" w:date="2026-02-20T20:43:00Z"/>
                <w:rFonts w:ascii="Calibri" w:eastAsia="Calibri" w:hAnsi="Calibri" w:cs="Calibri"/>
              </w:rPr>
            </w:pPr>
            <w:r>
              <w:rPr>
                <w:rFonts w:ascii="Calibri" w:eastAsia="Calibri" w:hAnsi="Calibri" w:cs="Calibri"/>
              </w:rPr>
              <w:t xml:space="preserve">Check argument success event’s frequency and argument failure event’s frequency </w:t>
            </w:r>
          </w:p>
          <w:p w14:paraId="11133380" w14:textId="77777777" w:rsidR="009B5689" w:rsidRDefault="009B5689">
            <w:pPr>
              <w:spacing w:line="240" w:lineRule="auto"/>
              <w:rPr>
                <w:ins w:id="543" w:author="Wenyi Lu" w:date="2026-02-20T20:43:00Z"/>
                <w:rFonts w:ascii="Calibri" w:eastAsia="Calibri" w:hAnsi="Calibri" w:cs="Calibri"/>
              </w:rPr>
            </w:pPr>
          </w:p>
          <w:p w14:paraId="28AB60BC" w14:textId="77777777" w:rsidR="009B5689" w:rsidRDefault="00000000">
            <w:pPr>
              <w:spacing w:line="240" w:lineRule="auto"/>
              <w:rPr>
                <w:ins w:id="544" w:author="Wenyi Lu" w:date="2026-02-20T20:43:00Z"/>
                <w:rFonts w:ascii="Calibri" w:eastAsia="Calibri" w:hAnsi="Calibri" w:cs="Calibri"/>
              </w:rPr>
            </w:pPr>
            <w:ins w:id="545" w:author="Wenyi Lu" w:date="2026-02-20T20:43:00Z">
              <w:r>
                <w:rPr>
                  <w:rFonts w:ascii="Calibri" w:eastAsia="Calibri" w:hAnsi="Calibri" w:cs="Calibri"/>
                </w:rPr>
                <w:t>Correct argumentation:</w:t>
              </w:r>
            </w:ins>
          </w:p>
          <w:p w14:paraId="51AADEB8" w14:textId="77777777" w:rsidR="009B5689" w:rsidRDefault="00000000">
            <w:pPr>
              <w:widowControl w:val="0"/>
              <w:spacing w:line="240" w:lineRule="auto"/>
              <w:rPr>
                <w:ins w:id="546" w:author="Wenyi Lu" w:date="2026-02-20T20:43:00Z"/>
                <w:rFonts w:ascii="Calibri" w:eastAsia="Calibri" w:hAnsi="Calibri" w:cs="Calibri"/>
              </w:rPr>
            </w:pPr>
            <w:ins w:id="547" w:author="Wenyi Lu" w:date="2026-02-20T20:43:00Z">
              <w:r>
                <w:rPr>
                  <w:rFonts w:ascii="Calibri" w:eastAsia="Calibri" w:hAnsi="Calibri" w:cs="Calibri"/>
                </w:rPr>
                <w:t>{dialogueEventType: “DialogueNodeEvent”,</w:t>
              </w:r>
            </w:ins>
          </w:p>
          <w:p w14:paraId="232F0B31" w14:textId="77777777" w:rsidR="009B5689" w:rsidRDefault="00000000">
            <w:pPr>
              <w:widowControl w:val="0"/>
              <w:spacing w:line="240" w:lineRule="auto"/>
              <w:rPr>
                <w:ins w:id="548" w:author="Wenyi Lu" w:date="2026-02-20T20:43:00Z"/>
                <w:rFonts w:ascii="Calibri" w:eastAsia="Calibri" w:hAnsi="Calibri" w:cs="Calibri"/>
              </w:rPr>
            </w:pPr>
            <w:ins w:id="549" w:author="Wenyi Lu" w:date="2026-02-20T20:43:00Z">
              <w:r>
                <w:rPr>
                  <w:rFonts w:ascii="Calibri" w:eastAsia="Calibri" w:hAnsi="Calibri" w:cs="Calibri"/>
                </w:rPr>
                <w:t>“conversationId”: “108”,</w:t>
              </w:r>
            </w:ins>
          </w:p>
          <w:p w14:paraId="5ECD222D" w14:textId="77777777" w:rsidR="009B5689" w:rsidRDefault="00000000">
            <w:pPr>
              <w:widowControl w:val="0"/>
              <w:spacing w:line="240" w:lineRule="auto"/>
              <w:rPr>
                <w:ins w:id="550" w:author="Wenyi Lu" w:date="2026-02-20T20:43:00Z"/>
                <w:rFonts w:ascii="Calibri" w:eastAsia="Calibri" w:hAnsi="Calibri" w:cs="Calibri"/>
              </w:rPr>
            </w:pPr>
            <w:ins w:id="551" w:author="Wenyi Lu" w:date="2026-02-20T20:43:00Z">
              <w:r>
                <w:rPr>
                  <w:rFonts w:ascii="Calibri" w:eastAsia="Calibri" w:hAnsi="Calibri" w:cs="Calibri"/>
                </w:rPr>
                <w:t xml:space="preserve">“nodeId”: “51”} or  </w:t>
              </w:r>
              <w:r>
                <w:rPr>
                  <w:rFonts w:ascii="Calibri" w:eastAsia="Calibri" w:hAnsi="Calibri" w:cs="Calibri"/>
                </w:rPr>
                <w:lastRenderedPageBreak/>
                <w:t>{dialogueEventType: “DialogueNodeEvent”,</w:t>
              </w:r>
            </w:ins>
          </w:p>
          <w:p w14:paraId="7EA50E35" w14:textId="77777777" w:rsidR="009B5689" w:rsidRDefault="00000000">
            <w:pPr>
              <w:widowControl w:val="0"/>
              <w:spacing w:line="240" w:lineRule="auto"/>
              <w:rPr>
                <w:ins w:id="552" w:author="Wenyi Lu" w:date="2026-02-20T20:43:00Z"/>
                <w:rFonts w:ascii="Calibri" w:eastAsia="Calibri" w:hAnsi="Calibri" w:cs="Calibri"/>
              </w:rPr>
            </w:pPr>
            <w:ins w:id="553" w:author="Wenyi Lu" w:date="2026-02-20T20:43:00Z">
              <w:r>
                <w:rPr>
                  <w:rFonts w:ascii="Calibri" w:eastAsia="Calibri" w:hAnsi="Calibri" w:cs="Calibri"/>
                </w:rPr>
                <w:t>“conversationId”: “108”,</w:t>
              </w:r>
            </w:ins>
          </w:p>
          <w:p w14:paraId="1D1EFCBE" w14:textId="77777777" w:rsidR="009B5689" w:rsidRDefault="00000000">
            <w:pPr>
              <w:widowControl w:val="0"/>
              <w:spacing w:line="240" w:lineRule="auto"/>
              <w:rPr>
                <w:ins w:id="554" w:author="Wenyi Lu" w:date="2026-02-20T20:43:00Z"/>
                <w:rFonts w:ascii="Calibri" w:eastAsia="Calibri" w:hAnsi="Calibri" w:cs="Calibri"/>
              </w:rPr>
            </w:pPr>
            <w:ins w:id="555" w:author="Wenyi Lu" w:date="2026-02-20T20:43:00Z">
              <w:r>
                <w:rPr>
                  <w:rFonts w:ascii="Calibri" w:eastAsia="Calibri" w:hAnsi="Calibri" w:cs="Calibri"/>
                </w:rPr>
                <w:t>“nodeId”: “52”} or</w:t>
              </w:r>
            </w:ins>
          </w:p>
          <w:p w14:paraId="48D2D7AB" w14:textId="77777777" w:rsidR="009B5689" w:rsidRDefault="00000000">
            <w:pPr>
              <w:widowControl w:val="0"/>
              <w:spacing w:line="240" w:lineRule="auto"/>
              <w:rPr>
                <w:ins w:id="556" w:author="Wenyi Lu" w:date="2026-02-20T20:43:00Z"/>
                <w:rFonts w:ascii="Calibri" w:eastAsia="Calibri" w:hAnsi="Calibri" w:cs="Calibri"/>
              </w:rPr>
            </w:pPr>
            <w:ins w:id="557" w:author="Wenyi Lu" w:date="2026-02-20T20:43:00Z">
              <w:r>
                <w:rPr>
                  <w:rFonts w:ascii="Calibri" w:eastAsia="Calibri" w:hAnsi="Calibri" w:cs="Calibri"/>
                </w:rPr>
                <w:t>{dialogueEventType: “DialogueNodeEvent”,</w:t>
              </w:r>
            </w:ins>
          </w:p>
          <w:p w14:paraId="5BA8A25F" w14:textId="77777777" w:rsidR="009B5689" w:rsidRDefault="00000000">
            <w:pPr>
              <w:widowControl w:val="0"/>
              <w:spacing w:line="240" w:lineRule="auto"/>
              <w:rPr>
                <w:ins w:id="558" w:author="Wenyi Lu" w:date="2026-02-20T20:43:00Z"/>
                <w:rFonts w:ascii="Calibri" w:eastAsia="Calibri" w:hAnsi="Calibri" w:cs="Calibri"/>
              </w:rPr>
            </w:pPr>
            <w:ins w:id="559" w:author="Wenyi Lu" w:date="2026-02-20T20:43:00Z">
              <w:r>
                <w:rPr>
                  <w:rFonts w:ascii="Calibri" w:eastAsia="Calibri" w:hAnsi="Calibri" w:cs="Calibri"/>
                </w:rPr>
                <w:t>“conversationId”: “98”,</w:t>
              </w:r>
            </w:ins>
          </w:p>
          <w:p w14:paraId="6F69FBE3" w14:textId="77777777" w:rsidR="009B5689" w:rsidRDefault="00000000">
            <w:pPr>
              <w:widowControl w:val="0"/>
              <w:spacing w:line="240" w:lineRule="auto"/>
              <w:rPr>
                <w:ins w:id="560" w:author="Wenyi Lu" w:date="2026-02-20T20:43:00Z"/>
                <w:rFonts w:ascii="Calibri" w:eastAsia="Calibri" w:hAnsi="Calibri" w:cs="Calibri"/>
              </w:rPr>
            </w:pPr>
            <w:ins w:id="561" w:author="Wenyi Lu" w:date="2026-02-20T20:43:00Z">
              <w:r>
                <w:rPr>
                  <w:rFonts w:ascii="Calibri" w:eastAsia="Calibri" w:hAnsi="Calibri" w:cs="Calibri"/>
                </w:rPr>
                <w:t>“nodeId”: “60”}</w:t>
              </w:r>
            </w:ins>
          </w:p>
          <w:p w14:paraId="4FF12A73" w14:textId="77777777" w:rsidR="009B5689" w:rsidRDefault="009B5689">
            <w:pPr>
              <w:widowControl w:val="0"/>
              <w:spacing w:line="240" w:lineRule="auto"/>
              <w:rPr>
                <w:ins w:id="562" w:author="Wenyi Lu" w:date="2026-02-20T20:43:00Z"/>
                <w:rFonts w:ascii="Calibri" w:eastAsia="Calibri" w:hAnsi="Calibri" w:cs="Calibri"/>
              </w:rPr>
            </w:pPr>
          </w:p>
          <w:p w14:paraId="71F668B3" w14:textId="77777777" w:rsidR="009B5689" w:rsidRDefault="00000000">
            <w:pPr>
              <w:widowControl w:val="0"/>
              <w:spacing w:line="240" w:lineRule="auto"/>
              <w:rPr>
                <w:ins w:id="563" w:author="Wenyi Lu" w:date="2026-02-20T20:43:00Z"/>
                <w:rFonts w:ascii="Calibri" w:eastAsia="Calibri" w:hAnsi="Calibri" w:cs="Calibri"/>
              </w:rPr>
            </w:pPr>
            <w:ins w:id="564" w:author="Wenyi Lu" w:date="2026-02-20T20:43:00Z">
              <w:r>
                <w:rPr>
                  <w:rFonts w:ascii="Calibri" w:eastAsia="Calibri" w:hAnsi="Calibri" w:cs="Calibri"/>
                </w:rPr>
                <w:t>Incorrect argumentation:</w:t>
              </w:r>
            </w:ins>
          </w:p>
          <w:p w14:paraId="151B7C96" w14:textId="77777777" w:rsidR="009B5689" w:rsidRDefault="00000000" w:rsidP="009B5689">
            <w:pPr>
              <w:widowControl w:val="0"/>
              <w:spacing w:line="240" w:lineRule="auto"/>
              <w:rPr>
                <w:rFonts w:ascii="Calibri" w:eastAsia="Calibri" w:hAnsi="Calibri" w:cs="Calibri"/>
              </w:rPr>
              <w:pPrChange w:id="565" w:author="Wenyi Lu" w:date="2026-02-20T20:43:00Z">
                <w:pPr>
                  <w:spacing w:line="240" w:lineRule="auto"/>
                </w:pPr>
              </w:pPrChange>
            </w:pPr>
            <w:ins w:id="566" w:author="Wenyi Lu" w:date="2026-02-20T20:43:00Z">
              <w:r>
                <w:rPr>
                  <w:rFonts w:ascii="Calibri" w:eastAsia="Calibri" w:hAnsi="Calibri" w:cs="Calibri"/>
                </w:rPr>
                <w:t>108-25,32,33,37,39,41,47,53,54,55,59,60,61,62,63,64,65,66,68,69,70,72,73,74,75,76,78,79,80,82,83,84,85,86,87,88,89,90,91.</w:t>
              </w:r>
            </w:ins>
          </w:p>
        </w:tc>
        <w:tc>
          <w:tcPr>
            <w:tcW w:w="5130" w:type="dxa"/>
          </w:tcPr>
          <w:p w14:paraId="5A874D26" w14:textId="77777777" w:rsidR="009B5689" w:rsidRDefault="00000000">
            <w:pPr>
              <w:spacing w:line="240" w:lineRule="auto"/>
              <w:rPr>
                <w:rFonts w:ascii="Calibri" w:eastAsia="Calibri" w:hAnsi="Calibri" w:cs="Calibri"/>
              </w:rPr>
            </w:pPr>
            <w:r>
              <w:rPr>
                <w:rFonts w:ascii="Calibri" w:eastAsia="Calibri" w:hAnsi="Calibri" w:cs="Calibri"/>
              </w:rPr>
              <w:lastRenderedPageBreak/>
              <w:t>3 points for submitting correct answer within 3 attempts.</w:t>
            </w:r>
          </w:p>
          <w:p w14:paraId="13A78FA9" w14:textId="77777777" w:rsidR="009B5689" w:rsidRDefault="00000000">
            <w:pPr>
              <w:spacing w:line="240" w:lineRule="auto"/>
              <w:rPr>
                <w:rFonts w:ascii="Calibri" w:eastAsia="Calibri" w:hAnsi="Calibri" w:cs="Calibri"/>
              </w:rPr>
            </w:pPr>
            <w:r>
              <w:rPr>
                <w:rFonts w:ascii="Calibri" w:eastAsia="Calibri" w:hAnsi="Calibri" w:cs="Calibri"/>
              </w:rPr>
              <w:t>2 points for submitting correct answer in 4 attempts.</w:t>
            </w:r>
          </w:p>
          <w:p w14:paraId="1E3F0C9B" w14:textId="77777777" w:rsidR="009B5689" w:rsidRDefault="00000000">
            <w:pPr>
              <w:spacing w:line="240" w:lineRule="auto"/>
              <w:rPr>
                <w:rFonts w:ascii="Calibri" w:eastAsia="Calibri" w:hAnsi="Calibri" w:cs="Calibri"/>
              </w:rPr>
            </w:pPr>
            <w:r>
              <w:rPr>
                <w:rFonts w:ascii="Calibri" w:eastAsia="Calibri" w:hAnsi="Calibri" w:cs="Calibri"/>
              </w:rPr>
              <w:t>1 point for 5 attempts before submitting the correct answer.</w:t>
            </w:r>
          </w:p>
          <w:p w14:paraId="73D35159" w14:textId="77777777" w:rsidR="009B5689" w:rsidRDefault="009B5689">
            <w:pPr>
              <w:spacing w:line="240" w:lineRule="auto"/>
              <w:rPr>
                <w:rFonts w:ascii="Calibri" w:eastAsia="Calibri" w:hAnsi="Calibri" w:cs="Calibri"/>
              </w:rPr>
            </w:pPr>
          </w:p>
          <w:p w14:paraId="0CE4C8A2" w14:textId="77777777" w:rsidR="009B5689" w:rsidRDefault="00000000">
            <w:pPr>
              <w:spacing w:line="240" w:lineRule="auto"/>
              <w:rPr>
                <w:rFonts w:ascii="Calibri" w:eastAsia="Calibri" w:hAnsi="Calibri" w:cs="Calibri"/>
              </w:rPr>
            </w:pPr>
            <w:r>
              <w:rPr>
                <w:rFonts w:ascii="Calibri" w:eastAsia="Calibri" w:hAnsi="Calibri" w:cs="Calibri"/>
              </w:rPr>
              <w:t>0 point for anything else</w:t>
            </w:r>
          </w:p>
        </w:tc>
      </w:tr>
      <w:tr w:rsidR="009B5689" w14:paraId="28A6E9A6" w14:textId="77777777">
        <w:tc>
          <w:tcPr>
            <w:tcW w:w="765" w:type="dxa"/>
            <w:shd w:val="clear" w:color="auto" w:fill="FF9900"/>
          </w:tcPr>
          <w:p w14:paraId="34BC38E1" w14:textId="77777777" w:rsidR="009B5689" w:rsidRDefault="00000000">
            <w:pPr>
              <w:spacing w:line="240" w:lineRule="auto"/>
              <w:rPr>
                <w:rFonts w:ascii="Calibri" w:eastAsia="Calibri" w:hAnsi="Calibri" w:cs="Calibri"/>
              </w:rPr>
            </w:pPr>
            <w:bookmarkStart w:id="567" w:name="x5niujb343uv" w:colFirst="0" w:colLast="0"/>
            <w:bookmarkEnd w:id="567"/>
            <w:r>
              <w:rPr>
                <w:rFonts w:ascii="Calibri" w:eastAsia="Calibri" w:hAnsi="Calibri" w:cs="Calibri"/>
              </w:rPr>
              <w:t>U5.C4</w:t>
            </w:r>
          </w:p>
        </w:tc>
        <w:tc>
          <w:tcPr>
            <w:tcW w:w="780" w:type="dxa"/>
            <w:shd w:val="clear" w:color="auto" w:fill="FF9900"/>
          </w:tcPr>
          <w:p w14:paraId="33DECCF5" w14:textId="77777777" w:rsidR="009B5689" w:rsidRDefault="00000000">
            <w:pPr>
              <w:spacing w:line="240" w:lineRule="auto"/>
              <w:rPr>
                <w:rFonts w:ascii="Calibri" w:eastAsia="Calibri" w:hAnsi="Calibri" w:cs="Calibri"/>
              </w:rPr>
            </w:pPr>
            <w:r>
              <w:rPr>
                <w:rFonts w:ascii="Calibri" w:eastAsia="Calibri" w:hAnsi="Calibri" w:cs="Calibri"/>
              </w:rPr>
              <w:t>5.5</w:t>
            </w:r>
          </w:p>
        </w:tc>
        <w:tc>
          <w:tcPr>
            <w:tcW w:w="1515" w:type="dxa"/>
          </w:tcPr>
          <w:p w14:paraId="056995D8" w14:textId="77777777" w:rsidR="009B5689" w:rsidRDefault="00000000">
            <w:pPr>
              <w:spacing w:line="240" w:lineRule="auto"/>
              <w:rPr>
                <w:rFonts w:ascii="Calibri" w:eastAsia="Calibri" w:hAnsi="Calibri" w:cs="Calibri"/>
              </w:rPr>
            </w:pPr>
            <w:r>
              <w:rPr>
                <w:rFonts w:ascii="Calibri" w:eastAsia="Calibri" w:hAnsi="Calibri" w:cs="Calibri"/>
              </w:rPr>
              <w:t xml:space="preserve">Atmospheric Water </w:t>
            </w:r>
          </w:p>
        </w:tc>
        <w:tc>
          <w:tcPr>
            <w:tcW w:w="1245" w:type="dxa"/>
          </w:tcPr>
          <w:p w14:paraId="3EA633D8" w14:textId="77777777" w:rsidR="009B5689" w:rsidRDefault="00000000">
            <w:pPr>
              <w:spacing w:line="240" w:lineRule="auto"/>
              <w:rPr>
                <w:rFonts w:ascii="Calibri" w:eastAsia="Calibri" w:hAnsi="Calibri" w:cs="Calibri"/>
              </w:rPr>
            </w:pPr>
            <w:r>
              <w:rPr>
                <w:rFonts w:ascii="Calibri" w:eastAsia="Calibri" w:hAnsi="Calibri" w:cs="Calibri"/>
              </w:rPr>
              <w:t>Solar Still Activity</w:t>
            </w:r>
          </w:p>
        </w:tc>
        <w:tc>
          <w:tcPr>
            <w:tcW w:w="1200" w:type="dxa"/>
          </w:tcPr>
          <w:p w14:paraId="091FBE0A" w14:textId="77777777" w:rsidR="009B5689" w:rsidRDefault="00000000">
            <w:pPr>
              <w:spacing w:line="240" w:lineRule="auto"/>
              <w:rPr>
                <w:rFonts w:ascii="Calibri" w:eastAsia="Calibri" w:hAnsi="Calibri" w:cs="Calibri"/>
              </w:rPr>
            </w:pPr>
            <w:r>
              <w:rPr>
                <w:rFonts w:ascii="Calibri" w:eastAsia="Calibri" w:hAnsi="Calibri" w:cs="Calibri"/>
              </w:rPr>
              <w:t>x</w:t>
            </w:r>
          </w:p>
        </w:tc>
        <w:tc>
          <w:tcPr>
            <w:tcW w:w="1845" w:type="dxa"/>
          </w:tcPr>
          <w:p w14:paraId="21CA2D92"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½  Point: </w:t>
            </w:r>
            <w:r>
              <w:rPr>
                <w:rFonts w:ascii="Calibri" w:eastAsia="Calibri" w:hAnsi="Calibri" w:cs="Calibri"/>
              </w:rPr>
              <w:t>Selecting Tilted Out (icon on left)</w:t>
            </w:r>
          </w:p>
          <w:p w14:paraId="64430CC2" w14:textId="77777777" w:rsidR="009B5689" w:rsidRDefault="009B5689">
            <w:pPr>
              <w:spacing w:line="240" w:lineRule="auto"/>
              <w:rPr>
                <w:rFonts w:ascii="Calibri" w:eastAsia="Calibri" w:hAnsi="Calibri" w:cs="Calibri"/>
              </w:rPr>
            </w:pPr>
          </w:p>
          <w:p w14:paraId="7B4D5CB1"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½  Point: </w:t>
            </w:r>
            <w:r>
              <w:rPr>
                <w:rFonts w:ascii="Calibri" w:eastAsia="Calibri" w:hAnsi="Calibri" w:cs="Calibri"/>
              </w:rPr>
              <w:t>Selecting X mark for no extra converting</w:t>
            </w:r>
          </w:p>
          <w:p w14:paraId="61E9F9EB" w14:textId="77777777" w:rsidR="009B5689" w:rsidRDefault="009B5689">
            <w:pPr>
              <w:spacing w:line="240" w:lineRule="auto"/>
              <w:rPr>
                <w:rFonts w:ascii="Calibri" w:eastAsia="Calibri" w:hAnsi="Calibri" w:cs="Calibri"/>
              </w:rPr>
            </w:pPr>
          </w:p>
          <w:p w14:paraId="6825A3E1" w14:textId="77777777" w:rsidR="009B5689" w:rsidRDefault="00000000">
            <w:pPr>
              <w:spacing w:line="240" w:lineRule="auto"/>
              <w:rPr>
                <w:rFonts w:ascii="Calibri" w:eastAsia="Calibri" w:hAnsi="Calibri" w:cs="Calibri"/>
              </w:rPr>
            </w:pPr>
            <w:r>
              <w:rPr>
                <w:rFonts w:ascii="Calibri" w:eastAsia="Calibri" w:hAnsi="Calibri" w:cs="Calibri"/>
                <w:b/>
                <w:bCs/>
                <w:u w:val="single"/>
              </w:rPr>
              <w:t xml:space="preserve">½  Point: </w:t>
            </w:r>
            <w:r>
              <w:rPr>
                <w:rFonts w:ascii="Calibri" w:eastAsia="Calibri" w:hAnsi="Calibri" w:cs="Calibri"/>
              </w:rPr>
              <w:t xml:space="preserve">Selecting cold for glass roof temperature </w:t>
            </w:r>
          </w:p>
          <w:p w14:paraId="070CE414" w14:textId="77777777" w:rsidR="009B5689" w:rsidRDefault="009B5689">
            <w:pPr>
              <w:spacing w:line="240" w:lineRule="auto"/>
              <w:rPr>
                <w:rFonts w:ascii="Calibri" w:eastAsia="Calibri" w:hAnsi="Calibri" w:cs="Calibri"/>
                <w:b/>
                <w:bCs/>
                <w:u w:val="single"/>
              </w:rPr>
            </w:pPr>
          </w:p>
          <w:p w14:paraId="149697FA" w14:textId="77777777" w:rsidR="009B5689" w:rsidRDefault="009B5689">
            <w:pPr>
              <w:spacing w:line="240" w:lineRule="auto"/>
              <w:rPr>
                <w:rFonts w:ascii="Calibri" w:eastAsia="Calibri" w:hAnsi="Calibri" w:cs="Calibri"/>
                <w:b/>
                <w:bCs/>
                <w:u w:val="single"/>
              </w:rPr>
            </w:pPr>
          </w:p>
          <w:p w14:paraId="70511AF3" w14:textId="77777777" w:rsidR="009B5689" w:rsidRDefault="009B5689">
            <w:pPr>
              <w:spacing w:line="240" w:lineRule="auto"/>
              <w:rPr>
                <w:rFonts w:ascii="Calibri" w:eastAsia="Calibri" w:hAnsi="Calibri" w:cs="Calibri"/>
                <w:b/>
                <w:bCs/>
                <w:u w:val="single"/>
              </w:rPr>
            </w:pPr>
          </w:p>
          <w:p w14:paraId="7283C0E7" w14:textId="77777777" w:rsidR="009B5689" w:rsidRDefault="009B5689">
            <w:pPr>
              <w:spacing w:line="240" w:lineRule="auto"/>
              <w:rPr>
                <w:rFonts w:ascii="Calibri" w:eastAsia="Calibri" w:hAnsi="Calibri" w:cs="Calibri"/>
                <w:b/>
                <w:bCs/>
                <w:u w:val="single"/>
              </w:rPr>
            </w:pPr>
          </w:p>
          <w:p w14:paraId="438C5C06" w14:textId="77777777" w:rsidR="009B5689" w:rsidRDefault="009B5689">
            <w:pPr>
              <w:spacing w:line="240" w:lineRule="auto"/>
              <w:rPr>
                <w:rFonts w:ascii="Calibri" w:eastAsia="Calibri" w:hAnsi="Calibri" w:cs="Calibri"/>
                <w:b/>
                <w:bCs/>
                <w:u w:val="single"/>
              </w:rPr>
            </w:pPr>
          </w:p>
          <w:p w14:paraId="7AB320A0" w14:textId="77777777" w:rsidR="009B5689" w:rsidRDefault="009B5689">
            <w:pPr>
              <w:spacing w:line="240" w:lineRule="auto"/>
              <w:rPr>
                <w:rFonts w:ascii="Calibri" w:eastAsia="Calibri" w:hAnsi="Calibri" w:cs="Calibri"/>
                <w:b/>
                <w:bCs/>
                <w:u w:val="single"/>
              </w:rPr>
            </w:pPr>
          </w:p>
        </w:tc>
        <w:tc>
          <w:tcPr>
            <w:tcW w:w="2655" w:type="dxa"/>
          </w:tcPr>
          <w:p w14:paraId="44F7A125" w14:textId="77777777" w:rsidR="009B5689" w:rsidRDefault="00000000">
            <w:pPr>
              <w:spacing w:line="240" w:lineRule="auto"/>
              <w:rPr>
                <w:ins w:id="568" w:author="Wenyi Lu" w:date="2026-02-20T21:01:00Z"/>
                <w:rFonts w:ascii="Calibri" w:eastAsia="Calibri" w:hAnsi="Calibri" w:cs="Calibri"/>
              </w:rPr>
            </w:pPr>
            <w:r>
              <w:rPr>
                <w:rFonts w:ascii="Calibri" w:eastAsia="Calibri" w:hAnsi="Calibri" w:cs="Calibri"/>
              </w:rPr>
              <w:lastRenderedPageBreak/>
              <w:t>Count of submissions before obtaining win state</w:t>
            </w:r>
          </w:p>
          <w:p w14:paraId="6AEDEE91" w14:textId="77777777" w:rsidR="009B5689" w:rsidRDefault="009B5689">
            <w:pPr>
              <w:spacing w:line="240" w:lineRule="auto"/>
              <w:rPr>
                <w:ins w:id="569" w:author="Wenyi Lu" w:date="2026-02-20T21:01:00Z"/>
                <w:rFonts w:ascii="Calibri" w:eastAsia="Calibri" w:hAnsi="Calibri" w:cs="Calibri"/>
              </w:rPr>
            </w:pPr>
          </w:p>
          <w:p w14:paraId="44E6209E" w14:textId="77777777" w:rsidR="009B5689" w:rsidRDefault="00000000">
            <w:pPr>
              <w:spacing w:line="240" w:lineRule="auto"/>
              <w:rPr>
                <w:ins w:id="570" w:author="Wenyi Lu" w:date="2026-02-20T21:01:00Z"/>
                <w:rFonts w:ascii="Calibri" w:eastAsia="Calibri" w:hAnsi="Calibri" w:cs="Calibri"/>
              </w:rPr>
            </w:pPr>
            <w:ins w:id="571" w:author="Wenyi Lu" w:date="2026-02-20T21:01:00Z">
              <w:r>
                <w:rPr>
                  <w:rFonts w:ascii="Calibri" w:eastAsia="Calibri" w:hAnsi="Calibri" w:cs="Calibri"/>
                </w:rPr>
                <w:t>Correct feedback:</w:t>
              </w:r>
            </w:ins>
          </w:p>
          <w:p w14:paraId="4B7E35A0" w14:textId="77777777" w:rsidR="009B5689" w:rsidRDefault="00000000">
            <w:pPr>
              <w:widowControl w:val="0"/>
              <w:spacing w:line="240" w:lineRule="auto"/>
              <w:rPr>
                <w:ins w:id="572" w:author="Wenyi Lu" w:date="2026-02-20T21:01:00Z"/>
                <w:rFonts w:ascii="Calibri" w:eastAsia="Calibri" w:hAnsi="Calibri" w:cs="Calibri"/>
              </w:rPr>
            </w:pPr>
            <w:ins w:id="573" w:author="Wenyi Lu" w:date="2026-02-20T21:01:00Z">
              <w:r>
                <w:rPr>
                  <w:rFonts w:ascii="Calibri" w:eastAsia="Calibri" w:hAnsi="Calibri" w:cs="Calibri"/>
                </w:rPr>
                <w:t>{dialogueEventType: “DialogueNodeEvent”,</w:t>
              </w:r>
            </w:ins>
          </w:p>
          <w:p w14:paraId="43DC0800" w14:textId="77777777" w:rsidR="009B5689" w:rsidRDefault="00000000">
            <w:pPr>
              <w:widowControl w:val="0"/>
              <w:spacing w:line="240" w:lineRule="auto"/>
              <w:rPr>
                <w:ins w:id="574" w:author="Wenyi Lu" w:date="2026-02-20T21:01:00Z"/>
                <w:rFonts w:ascii="Calibri" w:eastAsia="Calibri" w:hAnsi="Calibri" w:cs="Calibri"/>
              </w:rPr>
            </w:pPr>
            <w:ins w:id="575" w:author="Wenyi Lu" w:date="2026-02-20T21:01:00Z">
              <w:r>
                <w:rPr>
                  <w:rFonts w:ascii="Calibri" w:eastAsia="Calibri" w:hAnsi="Calibri" w:cs="Calibri"/>
                </w:rPr>
                <w:t>“conversationId”: “106”,</w:t>
              </w:r>
            </w:ins>
          </w:p>
          <w:p w14:paraId="6B2BCFC6" w14:textId="77777777" w:rsidR="009B5689" w:rsidRDefault="00000000">
            <w:pPr>
              <w:widowControl w:val="0"/>
              <w:spacing w:line="240" w:lineRule="auto"/>
              <w:rPr>
                <w:ins w:id="576" w:author="Wenyi Lu" w:date="2026-02-20T21:01:00Z"/>
                <w:rFonts w:ascii="Calibri" w:eastAsia="Calibri" w:hAnsi="Calibri" w:cs="Calibri"/>
              </w:rPr>
            </w:pPr>
            <w:ins w:id="577" w:author="Wenyi Lu" w:date="2026-02-20T21:01:00Z">
              <w:r>
                <w:rPr>
                  <w:rFonts w:ascii="Calibri" w:eastAsia="Calibri" w:hAnsi="Calibri" w:cs="Calibri"/>
                </w:rPr>
                <w:t xml:space="preserve">“nodeId”: “35”} </w:t>
              </w:r>
            </w:ins>
          </w:p>
          <w:p w14:paraId="0ACECEBA" w14:textId="77777777" w:rsidR="009B5689" w:rsidRDefault="009B5689">
            <w:pPr>
              <w:widowControl w:val="0"/>
              <w:spacing w:line="240" w:lineRule="auto"/>
              <w:rPr>
                <w:ins w:id="578" w:author="Wenyi Lu" w:date="2026-02-20T21:01:00Z"/>
                <w:rFonts w:ascii="Calibri" w:eastAsia="Calibri" w:hAnsi="Calibri" w:cs="Calibri"/>
              </w:rPr>
            </w:pPr>
          </w:p>
          <w:p w14:paraId="3ADD6959" w14:textId="77777777" w:rsidR="009B5689" w:rsidRDefault="00000000">
            <w:pPr>
              <w:widowControl w:val="0"/>
              <w:spacing w:line="240" w:lineRule="auto"/>
              <w:rPr>
                <w:ins w:id="579" w:author="Wenyi Lu" w:date="2026-02-20T21:01:00Z"/>
                <w:rFonts w:ascii="Calibri" w:eastAsia="Calibri" w:hAnsi="Calibri" w:cs="Calibri"/>
              </w:rPr>
            </w:pPr>
            <w:ins w:id="580" w:author="Wenyi Lu" w:date="2026-02-20T21:01:00Z">
              <w:r>
                <w:rPr>
                  <w:rFonts w:ascii="Calibri" w:eastAsia="Calibri" w:hAnsi="Calibri" w:cs="Calibri"/>
                </w:rPr>
                <w:t>Incorrect feedback:</w:t>
              </w:r>
            </w:ins>
          </w:p>
          <w:p w14:paraId="5B1F4283" w14:textId="77777777" w:rsidR="009B5689" w:rsidRDefault="00000000" w:rsidP="009B5689">
            <w:pPr>
              <w:widowControl w:val="0"/>
              <w:spacing w:line="240" w:lineRule="auto"/>
              <w:rPr>
                <w:rFonts w:ascii="Calibri" w:eastAsia="Calibri" w:hAnsi="Calibri" w:cs="Calibri"/>
              </w:rPr>
              <w:pPrChange w:id="581" w:author="Wenyi Lu" w:date="2026-02-20T21:01:00Z">
                <w:pPr>
                  <w:spacing w:line="240" w:lineRule="auto"/>
                </w:pPr>
              </w:pPrChange>
            </w:pPr>
            <w:ins w:id="582" w:author="Wenyi Lu" w:date="2026-02-20T21:01:00Z">
              <w:r>
                <w:rPr>
                  <w:rFonts w:ascii="Calibri" w:eastAsia="Calibri" w:hAnsi="Calibri" w:cs="Calibri"/>
                </w:rPr>
                <w:t>106-4,25,26,27,28,29,30,31,32,33,34</w:t>
              </w:r>
            </w:ins>
          </w:p>
        </w:tc>
        <w:tc>
          <w:tcPr>
            <w:tcW w:w="5130" w:type="dxa"/>
          </w:tcPr>
          <w:p w14:paraId="59478ADB" w14:textId="77777777" w:rsidR="009B5689" w:rsidRDefault="00000000">
            <w:pPr>
              <w:spacing w:line="240" w:lineRule="auto"/>
              <w:rPr>
                <w:rFonts w:ascii="Calibri" w:eastAsia="Calibri" w:hAnsi="Calibri" w:cs="Calibri"/>
              </w:rPr>
            </w:pPr>
            <w:r>
              <w:rPr>
                <w:rFonts w:ascii="Calibri" w:eastAsia="Calibri" w:hAnsi="Calibri" w:cs="Calibri"/>
              </w:rPr>
              <w:t>1.5 points possible (0.5 points for each selection of the solar still)</w:t>
            </w:r>
          </w:p>
        </w:tc>
      </w:tr>
    </w:tbl>
    <w:p w14:paraId="265E42F9" w14:textId="77777777" w:rsidR="009B5689" w:rsidRDefault="00000000">
      <w:pPr>
        <w:spacing w:line="240" w:lineRule="auto"/>
      </w:pPr>
      <w:r>
        <w:br w:type="page"/>
      </w:r>
    </w:p>
    <w:p w14:paraId="1184FF16" w14:textId="77777777" w:rsidR="009B5689" w:rsidRDefault="009B5689">
      <w:pPr>
        <w:spacing w:line="240" w:lineRule="auto"/>
      </w:pPr>
    </w:p>
    <w:sectPr w:rsidR="009B5689">
      <w:headerReference w:type="default" r:id="rId12"/>
      <w:pgSz w:w="15840" w:h="12240" w:orient="landscape"/>
      <w:pgMar w:top="1440" w:right="117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nyi Lu" w:date="2025-07-17T17:43:00Z" w:initials="">
    <w:p w14:paraId="363AB9C6" w14:textId="77777777" w:rsidR="009B5689" w:rsidRDefault="005D4D73">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will update this based on the current logging system.</w:t>
      </w:r>
    </w:p>
  </w:comment>
  <w:comment w:id="2" w:author="Sean Goggins" w:date="2025-07-31T17:07:00Z" w:initials="">
    <w:p w14:paraId="05F59F0D" w14:textId="77777777" w:rsidR="009B5689" w:rsidRDefault="005D4D73">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Unit one is only going to ask for the claim and NOT the evidence in a new revision.</w:t>
      </w:r>
    </w:p>
  </w:comment>
  <w:comment w:id="189" w:author="Eric Wulff" w:date="2025-08-09T17:33:00Z" w:initials="">
    <w:p w14:paraId="3AE35917" w14:textId="77777777" w:rsidR="009B5689" w:rsidRDefault="005D4D73">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Listed on p.64 of U2 combo doc: https://docs.google.com/document/d/1LF3mJw9zwj1gzn4IbuIqKHqyWj0kd9-VCh2pJq6DdBg/edit?tab=t.0#heading=h.weydfq94hghz</w:t>
      </w:r>
    </w:p>
  </w:comment>
  <w:comment w:id="188" w:author="Wenyi Lu" w:date="2025-08-12T23:53:00Z" w:initials="">
    <w:p w14:paraId="3EDD9701" w14:textId="77777777" w:rsidR="009B5689" w:rsidRDefault="005D4D73">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Thank you, Eric! I also found this during my test gameplay today. Sorry for not noticing this during previous tests.</w:t>
      </w:r>
    </w:p>
  </w:comment>
  <w:comment w:id="326" w:author="Eric Wulff" w:date="2025-06-22T19:00:00Z" w:initials="">
    <w:p w14:paraId="55F6DE6C" w14:textId="77777777" w:rsidR="009B5689" w:rsidRDefault="005D4D73">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p.9 combo 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3AB9C6" w15:done="0"/>
  <w15:commentEx w15:paraId="05F59F0D" w15:done="0"/>
  <w15:commentEx w15:paraId="3AE35917" w15:done="0"/>
  <w15:commentEx w15:paraId="3EDD9701" w15:done="0"/>
  <w15:commentEx w15:paraId="55F6DE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3AB9C6" w16cid:durableId="5F7D9D67"/>
  <w16cid:commentId w16cid:paraId="05F59F0D" w16cid:durableId="3729D35D"/>
  <w16cid:commentId w16cid:paraId="3AE35917" w16cid:durableId="47902F73"/>
  <w16cid:commentId w16cid:paraId="3EDD9701" w16cid:durableId="350DA293"/>
  <w16cid:commentId w16cid:paraId="55F6DE6C" w16cid:durableId="18EE96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BA236" w14:textId="77777777" w:rsidR="00F87F65" w:rsidRDefault="00F87F65">
      <w:pPr>
        <w:spacing w:line="240" w:lineRule="auto"/>
      </w:pPr>
      <w:r>
        <w:separator/>
      </w:r>
    </w:p>
  </w:endnote>
  <w:endnote w:type="continuationSeparator" w:id="0">
    <w:p w14:paraId="4DFA27A9" w14:textId="77777777" w:rsidR="00F87F65" w:rsidRDefault="00F87F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C164A6-306B-4295-9165-9873CEEF1EF1}"/>
    <w:embedBold r:id="rId2" w:fontKey="{765C517C-5D2F-4A4C-B9C8-A2FF3ACF1B2D}"/>
    <w:embedItalic r:id="rId3" w:fontKey="{9DF89E8E-ED18-4162-B867-A85BD152A4CD}"/>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F0CCDC24-0886-43F9-8488-45EA03ECBA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16827" w14:textId="77777777" w:rsidR="00F87F65" w:rsidRDefault="00F87F65">
      <w:pPr>
        <w:spacing w:line="240" w:lineRule="auto"/>
      </w:pPr>
      <w:r>
        <w:separator/>
      </w:r>
    </w:p>
  </w:footnote>
  <w:footnote w:type="continuationSeparator" w:id="0">
    <w:p w14:paraId="5D292082" w14:textId="77777777" w:rsidR="00F87F65" w:rsidRDefault="00F87F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826D" w14:textId="77777777" w:rsidR="009B5689"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MHS 2.0: Embedded Assessment</w:t>
    </w:r>
  </w:p>
  <w:p w14:paraId="0C198683" w14:textId="77777777" w:rsidR="009B5689" w:rsidRDefault="009B56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A71"/>
    <w:multiLevelType w:val="multilevel"/>
    <w:tmpl w:val="B90CB8F0"/>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106594"/>
    <w:multiLevelType w:val="multilevel"/>
    <w:tmpl w:val="A64E75A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5A4D13"/>
    <w:multiLevelType w:val="multilevel"/>
    <w:tmpl w:val="2E38950A"/>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FE3347"/>
    <w:multiLevelType w:val="multilevel"/>
    <w:tmpl w:val="C46E644C"/>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49F2E2D"/>
    <w:multiLevelType w:val="multilevel"/>
    <w:tmpl w:val="6A9C5C8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54D2E3E"/>
    <w:multiLevelType w:val="multilevel"/>
    <w:tmpl w:val="615A1B32"/>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C3408DB"/>
    <w:multiLevelType w:val="multilevel"/>
    <w:tmpl w:val="CD2A4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AE2AF2"/>
    <w:multiLevelType w:val="multilevel"/>
    <w:tmpl w:val="8810389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76200998">
    <w:abstractNumId w:val="1"/>
  </w:num>
  <w:num w:numId="2" w16cid:durableId="1523321152">
    <w:abstractNumId w:val="5"/>
  </w:num>
  <w:num w:numId="3" w16cid:durableId="882668039">
    <w:abstractNumId w:val="2"/>
  </w:num>
  <w:num w:numId="4" w16cid:durableId="1624380341">
    <w:abstractNumId w:val="6"/>
  </w:num>
  <w:num w:numId="5" w16cid:durableId="648097558">
    <w:abstractNumId w:val="7"/>
  </w:num>
  <w:num w:numId="6" w16cid:durableId="956791682">
    <w:abstractNumId w:val="3"/>
  </w:num>
  <w:num w:numId="7" w16cid:durableId="1938050727">
    <w:abstractNumId w:val="4"/>
  </w:num>
  <w:num w:numId="8" w16cid:durableId="35796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689"/>
    <w:rsid w:val="005D4D73"/>
    <w:rsid w:val="009B5689"/>
    <w:rsid w:val="00CA1F48"/>
    <w:rsid w:val="00F8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901E"/>
  <w15:docId w15:val="{65F028CD-114B-4256-A9F9-66A413AF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presentation/d/17FvX1uFWxikRjxbby2ntLkWXR_haE483jjmVyi2ofTQ/edit?slide=id.g2bb6a59d4c5_0_71" TargetMode="External"/><Relationship Id="rId5" Type="http://schemas.openxmlformats.org/officeDocument/2006/relationships/footnotes" Target="footnotes.xml"/><Relationship Id="rId10" Type="http://schemas.openxmlformats.org/officeDocument/2006/relationships/hyperlink" Target="https://docs.google.com/presentation/d/17FvX1uFWxikRjxbby2ntLkWXR_haE483jjmVyi2ofTQ/edit?slide=id.g2bb6a59d4c5_0_71"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3531</Words>
  <Characters>20133</Characters>
  <Application>Microsoft Office Word</Application>
  <DocSecurity>0</DocSecurity>
  <Lines>167</Lines>
  <Paragraphs>47</Paragraphs>
  <ScaleCrop>false</ScaleCrop>
  <Company/>
  <LinksUpToDate>false</LinksUpToDate>
  <CharactersWithSpaces>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Wenyi Lu_Outlook</cp:lastModifiedBy>
  <cp:revision>2</cp:revision>
  <dcterms:created xsi:type="dcterms:W3CDTF">2026-08-25T23:02:00Z</dcterms:created>
  <dcterms:modified xsi:type="dcterms:W3CDTF">2026-08-25T23:04:00Z</dcterms:modified>
</cp:coreProperties>
</file>